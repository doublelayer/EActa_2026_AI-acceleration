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sidR="001822C1">
          <w:rPr>
            <w:rStyle w:val="Hyperlink"/>
          </w:rPr>
          <w:t>vladislav.ivanistsev@lu.lv</w:t>
        </w:r>
      </w:hyperlink>
      <w:r>
        <w:t xml:space="preserve">; </w:t>
      </w:r>
      <w:hyperlink r:id="rId9">
        <w:r w:rsidR="001822C1">
          <w:rPr>
            <w:rStyle w:val="Hyperlink"/>
          </w:rPr>
          <w:t>nadezda.kongi@ut.ee</w:t>
        </w:r>
      </w:hyperlink>
    </w:p>
    <w:p w14:paraId="60F957DC" w14:textId="77777777" w:rsidR="001822C1" w:rsidRDefault="00000000">
      <w:pPr>
        <w:pStyle w:val="Heading1"/>
      </w:pPr>
      <w:r>
        <w:t>Abstract</w:t>
      </w:r>
    </w:p>
    <w:p w14:paraId="58AC7AC5" w14:textId="0CAEA544" w:rsidR="001822C1" w:rsidRDefault="00000000">
      <w:r>
        <w:t xml:space="preserve">Scientific discovery advances when researchers produce trustworthy evidence and make it </w:t>
      </w:r>
      <w:del w:id="0" w:author="Vladislav Ivaništšev" w:date="2026-10-12T20:28:00Z" w16du:dateUtc="2026-10-12T17:28:00Z">
        <w:r w:rsidDel="00877AE6">
          <w:delText>available for reuse</w:delText>
        </w:r>
      </w:del>
      <w:ins w:id="1" w:author="Vladislav Ivaništšev" w:date="2026-10-12T20:28:00Z" w16du:dateUtc="2026-10-12T17:28:00Z">
        <w:r w:rsidR="00877AE6">
          <w:t>exploitable</w:t>
        </w:r>
      </w:ins>
      <w:r>
        <w:t xml:space="preserve">. Here, we connect density functional theory (DFT), machine learning (ML), and large language models (LLMs) in a study of the oxygen reduction reaction (ORR) on molecular dual-atom site catalysts (DASCs). </w:t>
      </w:r>
      <w:del w:id="2" w:author="Vladislav Ivaništšev" w:date="2026-10-12T20:28:00Z" w16du:dateUtc="2026-10-12T17:28:00Z">
        <w:r w:rsidDel="00877AE6">
          <w:delText>Human researchers</w:delText>
        </w:r>
      </w:del>
      <w:ins w:id="3" w:author="Vladislav Ivaništšev" w:date="2026-10-12T20:28:00Z" w16du:dateUtc="2026-10-12T17:28:00Z">
        <w:r w:rsidR="00877AE6">
          <w:t>We</w:t>
        </w:r>
      </w:ins>
      <w:r>
        <w:t xml:space="preserve"> calculated adsorption energetics</w:t>
      </w:r>
      <w:ins w:id="4" w:author="Vladislav Ivaništšev" w:date="2026-10-12T20:29:00Z" w16du:dateUtc="2026-10-12T17:29:00Z">
        <w:r w:rsidR="00877AE6">
          <w:t xml:space="preserve"> with DFT</w:t>
        </w:r>
      </w:ins>
      <w:r>
        <w:t xml:space="preserve"> for 88 molecular catalysts and used </w:t>
      </w:r>
      <w:ins w:id="5" w:author="Vladislav Ivaništšev" w:date="2026-10-12T20:29:00Z" w16du:dateUtc="2026-10-12T17:29:00Z">
        <w:r w:rsidR="00877AE6">
          <w:t xml:space="preserve">ML </w:t>
        </w:r>
      </w:ins>
      <w:r>
        <w:t>regression predictions to examine how catalyst composition relates to ORR thermodynamics. The DFT calculations identify three molecular structures with calculated overpotentials of 0.34, 0.39, and 0.41 V</w:t>
      </w:r>
      <w:del w:id="6" w:author="Vladislav Ivaništšev" w:date="2026-10-12T20:29:00Z" w16du:dateUtc="2026-10-12T17:29:00Z">
        <w:r w:rsidDel="00877AE6">
          <w:delText xml:space="preserve">. </w:delText>
        </w:r>
      </w:del>
      <w:ins w:id="7" w:author="Vladislav Ivaništšev" w:date="2026-10-12T20:29:00Z" w16du:dateUtc="2026-10-12T17:29:00Z">
        <w:r w:rsidR="00877AE6">
          <w:t xml:space="preserve">, while ML  </w:t>
        </w:r>
      </w:ins>
      <w:del w:id="8" w:author="Vladislav Ivaništšev" w:date="2026-10-12T20:29:00Z" w16du:dateUtc="2026-10-12T17:29:00Z">
        <w:r w:rsidDel="00877AE6">
          <w:delText xml:space="preserve">Regression </w:delText>
        </w:r>
      </w:del>
      <w:ins w:id="9" w:author="Vladislav Ivaništšev" w:date="2026-10-12T20:29:00Z" w16du:dateUtc="2026-10-12T17:29:00Z">
        <w:r w:rsidR="00877AE6">
          <w:t xml:space="preserve">regression </w:t>
        </w:r>
      </w:ins>
      <w:r>
        <w:t xml:space="preserve">analysis identifies promising Fe- and Co-containing molecular families. We then used a carefully guided LLM procedure to prepare the complete article from verified calculations, predictions, literature, figures, and instructions. </w:t>
      </w:r>
      <w:del w:id="10" w:author="Vladislav Ivaništšev" w:date="2026-10-12T20:29:00Z" w16du:dateUtc="2026-10-12T17:29:00Z">
        <w:r w:rsidDel="00877AE6">
          <w:delText>The researchers</w:delText>
        </w:r>
      </w:del>
      <w:ins w:id="11" w:author="Vladislav Ivaništšev" w:date="2026-10-12T20:29:00Z" w16du:dateUtc="2026-10-12T17:29:00Z">
        <w:r w:rsidR="00877AE6">
          <w:t>We</w:t>
        </w:r>
      </w:ins>
      <w:r>
        <w:t xml:space="preserve"> chose the questions, produced the calculations, checked the analysis, and verified the manuscript. This </w:t>
      </w:r>
      <w:del w:id="12" w:author="Vladislav Ivaništšev" w:date="2026-10-12T20:30:00Z" w16du:dateUtc="2026-10-12T17:30:00Z">
        <w:r w:rsidDel="00877AE6">
          <w:delText xml:space="preserve">study </w:delText>
        </w:r>
      </w:del>
      <w:ins w:id="13" w:author="Vladislav Ivaništšev" w:date="2026-10-12T20:30:00Z" w16du:dateUtc="2026-10-12T17:30:00Z">
        <w:r w:rsidR="00877AE6">
          <w:t xml:space="preserve">work </w:t>
        </w:r>
      </w:ins>
      <w:r>
        <w:t>shows how researchers can delegate scientific writing to an LLM while keeping the science in human hands, so they can give more time to scientific methods and the pleasure of discovery.</w:t>
      </w:r>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308F1AAF" w:rsidR="001822C1" w:rsidRDefault="00000000">
      <w:r>
        <w:t xml:space="preserve">Accelerating catalyst discovery has usually meant faster calculations, larger candidate sets, or better prioritization. Each can help researchers choose the next structure to calculate or test. Yet a result becomes useful to another group only after its evidence and reasoning are communicated. </w:t>
      </w:r>
      <w:ins w:id="14" w:author="Vladislav Ivaništšev" w:date="2026-10-12T20:30:00Z" w16du:dateUtc="2026-10-12T17:30:00Z">
        <w:r w:rsidR="00877AE6">
          <w:t xml:space="preserve">In this work, </w:t>
        </w:r>
      </w:ins>
      <w:del w:id="15" w:author="Vladislav Ivaništšev" w:date="2026-10-12T20:30:00Z" w16du:dateUtc="2026-10-12T17:30:00Z">
        <w:r w:rsidDel="00877AE6">
          <w:delText>W</w:delText>
        </w:r>
      </w:del>
      <w:ins w:id="16" w:author="Vladislav Ivaništšev" w:date="2026-10-12T20:30:00Z" w16du:dateUtc="2026-10-12T17:30:00Z">
        <w:r w:rsidR="00877AE6">
          <w:t>w</w:t>
        </w:r>
      </w:ins>
      <w:r>
        <w:t>e examine both stages through ORR on molecular DASCs, and we ask whether an LLM can carry the scientific writing that connects verified results to further research.</w:t>
      </w:r>
    </w:p>
    <w:p w14:paraId="7E38E0E5" w14:textId="481C3A39" w:rsidR="001822C1" w:rsidRDefault="00000000">
      <w:r>
        <w:t>Independent analyses place chemistry publication timelines at several months after submission, with reported averages of approximately nine months across a journal sample and a median of 154 days for chemistry articles on the PLOS platform [</w:t>
      </w:r>
      <w:hyperlink r:id="rId10">
        <w:r w:rsidR="001822C1">
          <w:rPr>
            <w:rStyle w:val="Hyperlink"/>
          </w:rPr>
          <w:t>10.1016/j.joi.2013.09.001</w:t>
        </w:r>
      </w:hyperlink>
      <w:r>
        <w:t xml:space="preserve">; </w:t>
      </w:r>
      <w:hyperlink r:id="rId11">
        <w:r w:rsidR="001822C1">
          <w:rPr>
            <w:rStyle w:val="Hyperlink"/>
          </w:rPr>
          <w:t>10.1007/s11192-023-04640-6</w:t>
        </w:r>
      </w:hyperlink>
      <w:r>
        <w:t xml:space="preserve">]. </w:t>
      </w:r>
      <w:ins w:id="17" w:author="Vladislav Ivaništšev" w:date="2026-10-12T20:53:00Z" w16du:dateUtc="2026-10-12T17:53:00Z">
        <w:r w:rsidR="00392A77">
          <w:t xml:space="preserve">Morevever, </w:t>
        </w:r>
      </w:ins>
      <w:del w:id="18" w:author="Vladislav Ivaništšev" w:date="2026-10-12T20:53:00Z" w16du:dateUtc="2026-10-12T17:53:00Z">
        <w:r w:rsidDel="00392A77">
          <w:delText>T</w:delText>
        </w:r>
      </w:del>
      <w:ins w:id="19" w:author="Vladislav Ivaništšev" w:date="2026-10-12T20:53:00Z" w16du:dateUtc="2026-10-12T17:53:00Z">
        <w:r w:rsidR="00392A77">
          <w:t>t</w:t>
        </w:r>
      </w:ins>
      <w:r>
        <w:t xml:space="preserve">he time required to prepare a manuscript adds to this interval. </w:t>
      </w:r>
      <w:ins w:id="20" w:author="Vladislav Ivaništšev" w:date="2026-10-12T20:54:00Z" w16du:dateUtc="2026-10-12T17:54:00Z">
        <w:r w:rsidR="00392A77">
          <w:t xml:space="preserve">Thus, </w:t>
        </w:r>
      </w:ins>
      <w:del w:id="21" w:author="Vladislav Ivaništšev" w:date="2026-10-12T20:54:00Z" w16du:dateUtc="2026-10-12T17:54:00Z">
        <w:r w:rsidDel="00392A77">
          <w:delText>S</w:delText>
        </w:r>
      </w:del>
      <w:ins w:id="22" w:author="Vladislav Ivaništšev" w:date="2026-10-12T20:54:00Z" w16du:dateUtc="2026-10-12T17:54:00Z">
        <w:r w:rsidR="00392A77">
          <w:t>s</w:t>
        </w:r>
      </w:ins>
      <w:r>
        <w:t xml:space="preserve">cientific writing </w:t>
      </w:r>
      <w:del w:id="23" w:author="Vladislav Ivaništšev" w:date="2026-10-12T20:54:00Z" w16du:dateUtc="2026-10-12T17:54:00Z">
        <w:r w:rsidDel="00392A77">
          <w:delText xml:space="preserve">therefore </w:delText>
        </w:r>
      </w:del>
      <w:r>
        <w:t>belongs in any practical account of how quickly research can reach the wider community.</w:t>
      </w:r>
    </w:p>
    <w:p w14:paraId="6718B92F" w14:textId="68F3D966" w:rsidR="001822C1" w:rsidRDefault="00000000">
      <w:r>
        <w:t>Editors have argued that a coherent story should organize a paper and that carefully chosen figures carry much of its message [</w:t>
      </w:r>
      <w:hyperlink r:id="rId12">
        <w:r w:rsidR="001822C1">
          <w:rPr>
            <w:rStyle w:val="Hyperlink"/>
          </w:rPr>
          <w:t>10.1038/nphys724</w:t>
        </w:r>
      </w:hyperlink>
      <w:r>
        <w:t xml:space="preserve">; </w:t>
      </w:r>
      <w:hyperlink r:id="rId13">
        <w:r w:rsidR="001822C1">
          <w:rPr>
            <w:rStyle w:val="Hyperlink"/>
          </w:rPr>
          <w:t>10.1021/acsenergylett.8b02322</w:t>
        </w:r>
      </w:hyperlink>
      <w:r>
        <w:t xml:space="preserve">; </w:t>
      </w:r>
      <w:hyperlink r:id="rId14">
        <w:r w:rsidR="001822C1">
          <w:rPr>
            <w:rStyle w:val="Hyperlink"/>
          </w:rPr>
          <w:t>10.1021/acsenergylett.1c02401</w:t>
        </w:r>
      </w:hyperlink>
      <w:r>
        <w:t xml:space="preserve">; </w:t>
      </w:r>
      <w:hyperlink r:id="rId15">
        <w:r w:rsidR="001822C1">
          <w:rPr>
            <w:rStyle w:val="Hyperlink"/>
          </w:rPr>
          <w:t>10.1038/s41551-018-0202-5</w:t>
        </w:r>
      </w:hyperlink>
      <w:r>
        <w:t xml:space="preserve">]. We accept the value of a clear </w:t>
      </w:r>
      <w:del w:id="24" w:author="Vladislav Ivaništšev" w:date="2026-10-12T20:54:00Z" w16du:dateUtc="2026-10-12T17:54:00Z">
        <w:r w:rsidDel="00392A77">
          <w:delText>account</w:delText>
        </w:r>
      </w:del>
      <w:ins w:id="25" w:author="Vladislav Ivaništšev" w:date="2026-10-12T20:54:00Z" w16du:dateUtc="2026-10-12T17:54:00Z">
        <w:r w:rsidR="00392A77">
          <w:t>communciation</w:t>
        </w:r>
      </w:ins>
      <w:r>
        <w:t xml:space="preserve">, yet we challenge the idea that researchers must spend months shaping every </w:t>
      </w:r>
      <w:del w:id="26" w:author="Vladislav Ivaništšev" w:date="2026-10-12T20:54:00Z" w16du:dateUtc="2026-10-12T17:54:00Z">
        <w:r w:rsidDel="00392A77">
          <w:delText xml:space="preserve">article </w:delText>
        </w:r>
      </w:del>
      <w:ins w:id="27" w:author="Vladislav Ivaništšev" w:date="2026-10-12T20:54:00Z" w16du:dateUtc="2026-10-12T17:54:00Z">
        <w:r w:rsidR="00392A77">
          <w:t>storytelling</w:t>
        </w:r>
        <w:r w:rsidR="00392A77">
          <w:t xml:space="preserve"> </w:t>
        </w:r>
      </w:ins>
      <w:r>
        <w:t xml:space="preserve">themselves. Our thesis is that an LLM can prepare the scientific narrative when verified data, reproducible methods, traceable sources, and explicit instructions </w:t>
      </w:r>
      <w:del w:id="28" w:author="Vladislav Ivaništšev" w:date="2026-10-12T20:55:00Z" w16du:dateUtc="2026-10-12T17:55:00Z">
        <w:r w:rsidDel="00392A77">
          <w:delText xml:space="preserve">constrain </w:delText>
        </w:r>
      </w:del>
      <w:ins w:id="29" w:author="Vladislav Ivaništšev" w:date="2026-10-12T20:55:00Z" w16du:dateUtc="2026-10-12T17:55:00Z">
        <w:r w:rsidR="00392A77">
          <w:t>guide</w:t>
        </w:r>
        <w:r w:rsidR="00392A77">
          <w:t xml:space="preserve"> </w:t>
        </w:r>
      </w:ins>
      <w:r>
        <w:t>its work. The story should explain the evidence; the evidence should determine the story.</w:t>
      </w:r>
    </w:p>
    <w:p w14:paraId="3A8533FD" w14:textId="1423C878" w:rsidR="001822C1" w:rsidRDefault="00392A77">
      <w:ins w:id="30" w:author="Vladislav Ivaništšev" w:date="2026-10-12T20:55:00Z" w16du:dateUtc="2026-10-12T17:55:00Z">
        <w:r>
          <w:t xml:space="preserve">Another aspect of research in catalysis is that </w:t>
        </w:r>
      </w:ins>
      <w:del w:id="31" w:author="Vladislav Ivaništšev" w:date="2026-10-12T20:55:00Z" w16du:dateUtc="2026-10-12T17:55:00Z">
        <w:r w:rsidR="00000000" w:rsidDel="00392A77">
          <w:delText>A research group can produce only part of the data that its questions might support, and it cannot</w:delText>
        </w:r>
      </w:del>
      <w:ins w:id="32" w:author="Vladislav Ivaništšev" w:date="2026-10-12T20:55:00Z" w16du:dateUtc="2026-10-12T17:55:00Z">
        <w:r>
          <w:t xml:space="preserve"> one cannot</w:t>
        </w:r>
      </w:ins>
      <w:r w:rsidR="00000000">
        <w:t xml:space="preserve"> anticipate </w:t>
      </w:r>
      <w:del w:id="33" w:author="Vladislav Ivaništšev" w:date="2026-10-12T20:55:00Z" w16du:dateUtc="2026-10-12T17:55:00Z">
        <w:r w:rsidR="00000000" w:rsidDel="00392A77">
          <w:delText>every use another researcher may find for those records</w:delText>
        </w:r>
      </w:del>
      <w:ins w:id="34" w:author="Vladislav Ivaništšev" w:date="2026-10-12T20:55:00Z" w16du:dateUtc="2026-10-12T17:55:00Z">
        <w:r>
          <w:t>applicability of studied cat</w:t>
        </w:r>
      </w:ins>
      <w:ins w:id="35" w:author="Vladislav Ivaništšev" w:date="2026-10-12T20:56:00Z" w16du:dateUtc="2026-10-12T17:56:00Z">
        <w:r>
          <w:t>alysts to myriads of possible reactions</w:t>
        </w:r>
      </w:ins>
      <w:r w:rsidR="00000000">
        <w:t xml:space="preserve">. </w:t>
      </w:r>
      <w:ins w:id="36" w:author="Vladislav Ivaništšev" w:date="2026-10-12T20:56:00Z" w16du:dateUtc="2026-10-12T17:56:00Z">
        <w:r>
          <w:t xml:space="preserve">Here, </w:t>
        </w:r>
      </w:ins>
      <w:commentRangeStart w:id="37"/>
      <w:r w:rsidR="00000000">
        <w:t xml:space="preserve">FAIR </w:t>
      </w:r>
      <w:commentRangeEnd w:id="37"/>
      <w:r>
        <w:rPr>
          <w:rStyle w:val="CommentReference"/>
          <w:sz w:val="22"/>
          <w:szCs w:val="22"/>
        </w:rPr>
        <w:commentReference w:id="37"/>
      </w:r>
      <w:r w:rsidR="00000000">
        <w:t>data let other groups combine results, test alternative descriptors, and pursue questions beyond</w:t>
      </w:r>
      <w:del w:id="38" w:author="Vladislav Ivaništšev" w:date="2026-10-12T20:56:00Z" w16du:dateUtc="2026-10-12T17:56:00Z">
        <w:r w:rsidR="00000000" w:rsidDel="00392A77">
          <w:delText xml:space="preserve"> the</w:delText>
        </w:r>
      </w:del>
      <w:r w:rsidR="00000000">
        <w:t xml:space="preserve"> original </w:t>
      </w:r>
      <w:del w:id="39" w:author="Vladislav Ivaništšev" w:date="2026-10-12T20:56:00Z" w16du:dateUtc="2026-10-12T17:56:00Z">
        <w:r w:rsidR="00000000" w:rsidDel="00392A77">
          <w:delText xml:space="preserve">study </w:delText>
        </w:r>
      </w:del>
      <w:ins w:id="40" w:author="Vladislav Ivaništšev" w:date="2026-10-12T20:56:00Z" w16du:dateUtc="2026-10-12T17:56:00Z">
        <w:r>
          <w:t>stud</w:t>
        </w:r>
        <w:r>
          <w:t>ies</w:t>
        </w:r>
        <w:r>
          <w:t xml:space="preserve"> </w:t>
        </w:r>
      </w:ins>
      <w:r w:rsidR="00000000">
        <w:t>[</w:t>
      </w:r>
      <w:hyperlink r:id="rId20">
        <w:r w:rsidR="001822C1">
          <w:rPr>
            <w:rStyle w:val="Hyperlink"/>
          </w:rPr>
          <w:t>10.1038/sdata.2016.18</w:t>
        </w:r>
      </w:hyperlink>
      <w:r w:rsidR="00000000">
        <w:t>]. A</w:t>
      </w:r>
      <w:ins w:id="41" w:author="Vladislav Ivaništšev" w:date="2026-10-12T20:57:00Z" w16du:dateUtc="2026-10-12T17:57:00Z">
        <w:r>
          <w:t>n average</w:t>
        </w:r>
      </w:ins>
      <w:del w:id="42" w:author="Vladislav Ivaništšev" w:date="2026-10-12T20:57:00Z" w16du:dateUtc="2026-10-12T17:57:00Z">
        <w:r w:rsidR="00000000" w:rsidDel="00392A77">
          <w:delText xml:space="preserve"> </w:delText>
        </w:r>
      </w:del>
      <w:ins w:id="43" w:author="Vladislav Ivaništšev" w:date="2026-10-12T20:57:00Z" w16du:dateUtc="2026-10-12T17:57:00Z">
        <w:r>
          <w:t xml:space="preserve"> </w:t>
        </w:r>
      </w:ins>
      <w:r w:rsidR="00000000">
        <w:t>paper gives readers one</w:t>
      </w:r>
      <w:ins w:id="44" w:author="Vladislav Ivaništšev" w:date="2026-10-12T20:57:00Z" w16du:dateUtc="2026-10-12T17:57:00Z">
        <w:r>
          <w:t xml:space="preserve"> or two</w:t>
        </w:r>
      </w:ins>
      <w:r w:rsidR="00000000">
        <w:t xml:space="preserve"> reasoned </w:t>
      </w:r>
      <w:r w:rsidR="00000000">
        <w:lastRenderedPageBreak/>
        <w:t>interpretation</w:t>
      </w:r>
      <w:ins w:id="45" w:author="Vladislav Ivaništšev" w:date="2026-10-12T20:57:00Z" w16du:dateUtc="2026-10-12T17:57:00Z">
        <w:r>
          <w:t>s</w:t>
        </w:r>
      </w:ins>
      <w:del w:id="46" w:author="Vladislav Ivaništšev" w:date="2026-10-12T20:57:00Z" w16du:dateUtc="2026-10-12T17:57:00Z">
        <w:r w:rsidR="00000000" w:rsidDel="00392A77">
          <w:delText xml:space="preserve">; </w:delText>
        </w:r>
      </w:del>
      <w:ins w:id="47" w:author="Vladislav Ivaništšev" w:date="2026-10-12T20:57:00Z" w16du:dateUtc="2026-10-12T17:57:00Z">
        <w:r>
          <w:t>, while</w:t>
        </w:r>
        <w:r>
          <w:t xml:space="preserve"> </w:t>
        </w:r>
      </w:ins>
      <w:r w:rsidR="00000000">
        <w:t xml:space="preserve">a structured dataset can support many. We therefore treat </w:t>
      </w:r>
      <w:del w:id="48" w:author="Vladislav Ivaništšev" w:date="2026-10-12T20:57:00Z" w16du:dateUtc="2026-10-12T17:57:00Z">
        <w:r w:rsidR="00000000" w:rsidDel="00392A77">
          <w:delText>reliable, reusable</w:delText>
        </w:r>
      </w:del>
      <w:ins w:id="49" w:author="Vladislav Ivaništšev" w:date="2026-10-12T20:57:00Z" w16du:dateUtc="2026-10-12T17:57:00Z">
        <w:r>
          <w:t>FAIR</w:t>
        </w:r>
      </w:ins>
      <w:r w:rsidR="00000000">
        <w:t xml:space="preserve"> data as the foundation on which LLM-assisted communication can build.</w:t>
      </w:r>
    </w:p>
    <w:p w14:paraId="23284AAD" w14:textId="1124C472" w:rsidR="001822C1" w:rsidRDefault="00000000">
      <w:r>
        <w:t>LLMs can help close this communication gap, provided that their prose remains answerable to evidence. Scientific stories can conceal inconvenient observations when coherence becomes the goal [</w:t>
      </w:r>
      <w:hyperlink r:id="rId21">
        <w:r w:rsidR="001822C1">
          <w:rPr>
            <w:rStyle w:val="Hyperlink"/>
          </w:rPr>
          <w:t>10.1038/nmeth.2726</w:t>
        </w:r>
      </w:hyperlink>
      <w:r>
        <w:t>], while changes in published abstract vocabulary show that LLM-assisted writing has entered routine use [</w:t>
      </w:r>
      <w:hyperlink r:id="rId22">
        <w:r w:rsidR="001822C1">
          <w:rPr>
            <w:rStyle w:val="Hyperlink"/>
          </w:rPr>
          <w:t>10.1126/sciadv.adt3813</w:t>
        </w:r>
      </w:hyperlink>
      <w:r>
        <w:t>]. Ifargan and colleagues generated human-verifiable papers from annotated research data with interacting LLM agents [</w:t>
      </w:r>
      <w:hyperlink r:id="rId23">
        <w:r w:rsidR="001822C1">
          <w:rPr>
            <w:rStyle w:val="Hyperlink"/>
          </w:rPr>
          <w:t>10.1056/aioa2400555</w:t>
        </w:r>
      </w:hyperlink>
      <w:r>
        <w:t>]. We extend this line of work by testing whether a carefully developed set of scientific and editorial instructions can generate a complete article from verified research inputs.</w:t>
      </w:r>
    </w:p>
    <w:p w14:paraId="5BC5998D" w14:textId="162CA7F0" w:rsidR="001822C1" w:rsidRDefault="00000000">
      <w:r>
        <w:t xml:space="preserve">Our study links three stages. We first calculated ORR adsorption energetics for 88 molecular DASCs with DFT. We then used regression predictions to identify patterns across the available molecular set and to prioritize structural families for further investigation. Finally, we used a human-guided LLM procedure to prepare the complete scientific article from the calculations, predictions, literature, figures, and writing instructions. </w:t>
      </w:r>
      <w:hyperlink w:anchor="Figure_1">
        <w:r w:rsidR="001822C1">
          <w:rPr>
            <w:rStyle w:val="Hyperlink"/>
          </w:rPr>
          <w:t>Figure 1</w:t>
        </w:r>
      </w:hyperlink>
      <w:r>
        <w:t xml:space="preserve"> defines the molecular variation; </w:t>
      </w:r>
      <w:hyperlink w:anchor="Figure_2">
        <w:r w:rsidR="001822C1">
          <w:rPr>
            <w:rStyle w:val="Hyperlink"/>
          </w:rPr>
          <w:t>Figure 2</w:t>
        </w:r>
      </w:hyperlink>
      <w:r>
        <w:t xml:space="preserve"> presents the DFT scaling relations and CHE volcano; </w:t>
      </w:r>
      <w:hyperlink w:anchor="Figure_3">
        <w:r w:rsidR="001822C1">
          <w:rPr>
            <w:rStyle w:val="Hyperlink"/>
          </w:rPr>
          <w:t>Figure 3</w:t>
        </w:r>
      </w:hyperlink>
      <w:r>
        <w:t xml:space="preserve"> presents the regression-predicted relations and activity. The article itself is the demonstration: the LLM prepares the text, while human researchers direct and verify the science.</w:t>
      </w:r>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37E6C206" w:rsidR="001822C1" w:rsidRDefault="00000000">
      <w:r>
        <w:t xml:space="preserve">The molecular catalysts were assembled from the components shown in </w:t>
      </w:r>
      <w:hyperlink w:anchor="Figure_1">
        <w:r w:rsidR="001822C1">
          <w:rPr>
            <w:rStyle w:val="Hyperlink"/>
          </w:rPr>
          <w:t>Figure 1</w:t>
        </w:r>
      </w:hyperlink>
      <w:r>
        <w:t>. The notation in the data article [</w:t>
      </w:r>
      <w:hyperlink r:id="rId24">
        <w:r w:rsidR="001822C1">
          <w:rPr>
            <w:rStyle w:val="Hyperlink"/>
          </w:rPr>
          <w:t>10.1016/j.dib.2026.112806</w:t>
        </w:r>
      </w:hyperlink>
      <w:r>
        <w:t xml:space="preserve">] identifies A2 as the fixed dialdehyde and B1 and B2 as the two diamines. Each molecule contains a dual-atom site with two metal-atom adsorption centers. The metal identities were selected from Cr, Mn, Fe, Co, Ni, and Cu, and the bridge atoms were selected from N, O, or </w:t>
      </w:r>
      <w:r>
        <w:rPr>
          <w:i/>
        </w:rPr>
        <w:t>S</w:t>
      </w:r>
      <w:r>
        <w:t>. All catalyst and adsorbate structures used in the DFT analysis were fully optimized. The clean database contained 88 molecular catalysts.</w:t>
      </w:r>
    </w:p>
    <w:p w14:paraId="46A7E5D9" w14:textId="7EF66B15" w:rsidR="001822C1" w:rsidRDefault="00000000">
      <w:r>
        <w:t>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14:paraId="322994D8" w14:textId="77777777" w:rsidR="001822C1" w:rsidRDefault="00000000">
      <w:pPr>
        <w:pStyle w:val="Heading2"/>
      </w:pPr>
      <w:r>
        <w:t>2.2. DFT calculations and adsorption structures</w:t>
      </w:r>
    </w:p>
    <w:p w14:paraId="003FE23D" w14:textId="26802C8B" w:rsidR="001822C1" w:rsidRDefault="00000000">
      <w:r>
        <w:t>Spin-polarized DFT calculations were performed with GPAW 25.7 and ASE 3.28.0 software [</w:t>
      </w:r>
      <w:hyperlink r:id="rId25">
        <w:r w:rsidR="001822C1">
          <w:rPr>
            <w:rStyle w:val="Hyperlink"/>
          </w:rPr>
          <w:t>10.1063/5.0182685</w:t>
        </w:r>
      </w:hyperlink>
      <w:r>
        <w:t xml:space="preserve">; </w:t>
      </w:r>
      <w:hyperlink r:id="rId26">
        <w:r w:rsidR="001822C1">
          <w:rPr>
            <w:rStyle w:val="Hyperlink"/>
          </w:rPr>
          <w:t>10.1088/1361-648X/aa680e</w:t>
        </w:r>
      </w:hyperlink>
      <w:r>
        <w:t>]. The projector augmented wave method, the revised Perdew–Burke–Ernzerhof functional, and the D4 dispersion correction were used [</w:t>
      </w:r>
      <w:hyperlink r:id="rId27">
        <w:r w:rsidR="001822C1">
          <w:rPr>
            <w:rStyle w:val="Hyperlink"/>
          </w:rPr>
          <w:t>10.1063/1.5090222</w:t>
        </w:r>
      </w:hyperlink>
      <w:r>
        <w:t>]. A plane-wave cutoff of 550 eV, a real-space grid spacing of 0.16 Å, and 6.00 Å of vacuum were used. Every atomic structure was optimized until the maximum force fell below 0.05 eV Å⁻¹. The same calculation setup was previously used for related molecular catalysts [</w:t>
      </w:r>
      <w:hyperlink r:id="rId28">
        <w:r w:rsidR="001822C1">
          <w:rPr>
            <w:rStyle w:val="Hyperlink"/>
          </w:rPr>
          <w:t>10.26434/chemrxiv.15001712/v1</w:t>
        </w:r>
      </w:hyperlink>
      <w:r>
        <w:t>]. The total charge was set to +2 for every modeled catalyst, including N-bridged structures. Alternative total charges and systematic comparisons among spin states were outside the present calculation set. Accordingly, interpretation of the predicted activity rankings is restricted to this charge assignment and the spin states represented in the spin-polarized calculations.</w:t>
      </w:r>
    </w:p>
    <w:p w14:paraId="2DD6E161" w14:textId="77777777" w:rsidR="001822C1" w:rsidRDefault="001822C1">
      <w:pPr>
        <w:pStyle w:val="Heading2"/>
      </w:pPr>
    </w:p>
    <w:p w14:paraId="279107F4" w14:textId="025D4954" w:rsidR="001822C1" w:rsidRDefault="00000000">
      <w:r>
        <w:t>O, OH, and OOH were placed at either metal-atom adsorption center in the dual-atom site,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14:paraId="01EAE8F9" w14:textId="64CBFE69" w:rsidR="001822C1" w:rsidRDefault="00000000">
      <w:r>
        <w:t>Adsorption energies for O, OH, and OOH were calculated 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2109B387" w:rsidR="001822C1" w:rsidRDefault="00000000">
      <w:r>
        <w:t>In Eqs. (1)–(3), the left side is the adsorption energy of the named intermediate. The terms on the right are the total energies of the adsorbed catalyst, clean catalyst, gas phase H₂, and gas phase H₂O; * identifies the selected adsorption center. The supplied adsorption free energies were used in the scaling and thermodynamic analyses.</w:t>
      </w:r>
    </w:p>
    <w:p w14:paraId="487CE2EF" w14:textId="77777777" w:rsidR="001822C1" w:rsidRDefault="00000000">
      <w:pPr>
        <w:pStyle w:val="Heading2"/>
      </w:pPr>
      <w:r>
        <w:t>2.3. Adsorption free energies and ORR thermodynamics</w:t>
      </w:r>
    </w:p>
    <w:p w14:paraId="7A1AC5B6" w14:textId="4A49BC3C" w:rsidR="001822C1" w:rsidRDefault="00000000">
      <w:r>
        <w:t>Adsorption energies were converted to adsorption free energies by adding 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09C723F0" w:rsidR="001822C1" w:rsidRDefault="00000000">
      <w:r>
        <w:t xml:space="preserve">In Eq. (4), </w:t>
      </w:r>
      <w:r>
        <w:rPr>
          <w:i/>
        </w:rPr>
        <w:t>X</w:t>
      </w:r>
      <w:r>
        <w:t xml:space="preserve"> denotes O, OH, or OOH; </w:t>
      </w:r>
      <w:r>
        <w:rPr>
          <w:i/>
        </w:rPr>
        <w:t>E</w:t>
      </w:r>
      <w:r>
        <w:t xml:space="preserve"> and </w:t>
      </w:r>
      <w:r>
        <w:rPr>
          <w:i/>
        </w:rPr>
        <w:t>G</w:t>
      </w:r>
      <w:r>
        <w:t xml:space="preserve"> denote electronic energy and Gibbs free energy; </w:t>
      </w:r>
      <w:r>
        <w:rPr>
          <w:i/>
        </w:rPr>
        <w:t>T</w:t>
      </w:r>
      <w:r>
        <w:t xml:space="preserve"> is temperature; </w:t>
      </w:r>
      <w:r>
        <w:rPr>
          <w:i/>
        </w:rPr>
        <w:t>S</w:t>
      </w:r>
      <w:r>
        <w:t xml:space="preserve"> is entropy; and ZP identifies the zero point contribution. The supplied adsorption free energies already include these corrections. The four reduction potentials for the associative four electron ORR pathway were evaluated with the computational hydrogen electrode (CHE) method [</w:t>
      </w:r>
      <w:hyperlink r:id="rId29">
        <w:r w:rsidR="001822C1">
          <w:rPr>
            <w:rStyle w:val="Hyperlink"/>
          </w:rPr>
          <w:t>10.1021/jp047349j</w:t>
        </w:r>
      </w:hyperlink>
      <w:r>
        <w:t>]:</w:t>
      </w:r>
    </w:p>
    <w:p w14:paraId="60A245D5" w14:textId="77777777" w:rsidR="001822C1" w:rsidRDefault="00000000">
      <w:pPr>
        <w:tabs>
          <w:tab w:val="center" w:pos="4819"/>
          <w:tab w:val="right" w:pos="9638"/>
        </w:tabs>
        <w:jc w:val="left"/>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2B728699" w:rsidR="001822C1" w:rsidRDefault="00000000">
      <w:r>
        <w:t xml:space="preserve">Equation (5) defines the positive reduction potentials for the four steps O₂ to OOH, OOH to O, O to OH, and OH to H₂O; * identifies an adsorbed intermediate and </w:t>
      </w:r>
      <w:r>
        <w:rPr>
          <w:i/>
        </w:rPr>
        <w:t>e</w:t>
      </w:r>
      <w:r>
        <w:t xml:space="preserve"> is the elementary charge. The limiting potential is defined as 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413BF3C8" w:rsidR="001822C1" w:rsidRDefault="00000000">
      <w:r>
        <w:t>The symbol on the left of Eq. (6) denotes the limiting potential. The ORR overpotential was evaluated relative to the equilibrium potential of 1.23 V:</w:t>
      </w:r>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1C784D21" w:rsidR="001822C1" w:rsidRDefault="00000000">
      <w:r>
        <w:t>Equation (7) defines the ORR overpotential. Chemical subscripts in Eqs. (5)–(7) identify the adsorbed intermediate or reaction quantity.</w:t>
      </w:r>
    </w:p>
    <w:p w14:paraId="6FDD3A7E" w14:textId="77777777" w:rsidR="001822C1" w:rsidRDefault="00000000">
      <w:pPr>
        <w:pStyle w:val="Heading2"/>
      </w:pPr>
      <w:r>
        <w:t>2.4. Scaling and thermodynamic activity analyses</w:t>
      </w:r>
    </w:p>
    <w:p w14:paraId="1519DD93" w14:textId="30BA05B8" w:rsidR="001822C1" w:rsidRDefault="00000000">
      <w:r>
        <w:t>The relations of O and OOH adsorption free energies to OH adsorption free energy were evaluated 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48731DB2" w:rsidR="001822C1" w:rsidRDefault="00000000">
      <w:r>
        <w:t>In Eq. (8), α and β are the slope and intercept for the intermediate identified by the subscript. The fitted relations were propagated through the four ORR steps to obtain the scaling based activity curve in Figures 2 and 3. An ideal reference relation was defined with an OOH–OH free energy separation of 2.46 eV:</w:t>
      </w:r>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576CE212" w:rsidR="001822C1" w:rsidRDefault="00000000">
      <w:r>
        <w:t>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14:paraId="340A466D" w14:textId="0729A962" w:rsidR="001822C1" w:rsidRDefault="00000000">
      <w:pPr>
        <w:pStyle w:val="Heading2"/>
      </w:pPr>
      <w:r>
        <w:lastRenderedPageBreak/>
        <w:t>2.5. Regression analysis and catalyst-family screening</w:t>
      </w:r>
    </w:p>
    <w:p w14:paraId="093C8D8E" w14:textId="45D1206C" w:rsidR="001822C1" w:rsidRDefault="00000000">
      <w:r>
        <w:t xml:space="preserve">The DFT adsorption results for the molecular catalyst library supplied the scientific basis for regression analysis. The separate clean catalyst database contains 1176 optimized structures; these structures were calculated with GPAW 25.7 and ASE 3.28.0 using the other settings reported in Section 2.2. </w:t>
      </w:r>
      <w:hyperlink w:anchor="Figure_3">
        <w:r w:rsidR="001822C1">
          <w:rPr>
            <w:rStyle w:val="Hyperlink"/>
          </w:rPr>
          <w:t>Figure 3</w:t>
        </w:r>
      </w:hyperlink>
      <w:r>
        <w:t xml:space="preserve"> reproduces the supplied fixed ridge models for OH, O, and OOH adsorption free energies. Eight predictors were used for the OH and O models, and six were used for OOH. The saved validation predictions were reproduced for 69 observations, with a maximum difference of 1.11 × 10⁻¹⁵ eV. The 1176 structures define a separate screening library, and their adsorption predictions are not represented by </w:t>
      </w:r>
      <w:hyperlink w:anchor="Figure_3">
        <w:r w:rsidR="001822C1">
          <w:rPr>
            <w:rStyle w:val="Hyperlink"/>
          </w:rPr>
          <w:t>Figure 3</w:t>
        </w:r>
      </w:hyperlink>
      <w:r>
        <w:t>.</w:t>
      </w:r>
    </w:p>
    <w:p w14:paraId="730F3EC6" w14:textId="354191EE" w:rsidR="001822C1" w:rsidRDefault="00000000">
      <w:r>
        <w:t xml:space="preserve">The predicted values were joined by catalyst name and `ads_site` before the CHE step potentials and overpotentials were calculated. The energy filters used for the DFT analysis were then applied. All 144 filtered site pairs from 87 catalysts are shown in </w:t>
      </w:r>
      <w:hyperlink w:anchor="Figure_3">
        <w:r w:rsidR="001822C1">
          <w:rPr>
            <w:rStyle w:val="Hyperlink"/>
          </w:rPr>
          <w:t>Figure 3</w:t>
        </w:r>
      </w:hyperlink>
      <w:r>
        <w:t>, including records used to fit the supplied models. The plot therefore describes the represented molecular set and its fitted relations.</w:t>
      </w:r>
    </w:p>
    <w:p w14:paraId="2AE828FE" w14:textId="03AB21A6" w:rsidR="001822C1" w:rsidRDefault="00000000">
      <w:pPr>
        <w:pStyle w:val="Heading2"/>
      </w:pPr>
      <w:r>
        <w:t>2.6. LLM manuscript generation</w:t>
      </w:r>
    </w:p>
    <w:p w14:paraId="277963E1" w14:textId="66984CF6" w:rsidR="001822C1" w:rsidRDefault="00000000">
      <w:r>
        <w:t>A large language model (LLM) accessed through OpenAI Codex was used to prepare the manuscript from the scientific inputs. Data to paper generation with interacting LLM agents and source linked outputs has been reported by Ifargan and colleagues [</w:t>
      </w:r>
      <w:hyperlink r:id="rId30">
        <w:r w:rsidR="001822C1">
          <w:rPr>
            <w:rStyle w:val="Hyperlink"/>
          </w:rPr>
          <w:t>10.1056/aioa2400555</w:t>
        </w:r>
      </w:hyperlink>
      <w:r>
        <w:t>]. The present procedure was designed to generate a complete article from a consolidated prompt after human guided development.</w:t>
      </w:r>
    </w:p>
    <w:p w14:paraId="76F96CC7" w14:textId="70CECEE0" w:rsidR="001822C1" w:rsidRDefault="00000000">
      <w:r>
        <w:t>The manuscript instructions were developed through repeated human guided iterations over approximately two weeks. Scientific questions, databases, analyses, figures, literature, journal requirements, terminology, and writing guidance were supplied to the LLM. Ten defined functions were assigned to project curation, scientific auditing, programming, figure preparation, supervision, drafting, literature review, document construction, style editing, and release auditing. Scientific, terminological, structural, and stylistic corrections were incorporated into the project instructions.</w:t>
      </w:r>
    </w:p>
    <w:p w14:paraId="59CEF76B" w14:textId="01F1892D" w:rsidR="001822C1" w:rsidRDefault="00000000">
      <w:r>
        <w:t>The complete article was generated by applying the consolidated prompt to the verified scientific inputs and tested instructions. The resulting text was checked against the calculations, predictions, figures, literature, and data records by the human researchers, who approved the scientific account.</w:t>
      </w:r>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2AAA250D" w:rsidR="001822C1" w:rsidRDefault="001822C1">
      <w:hyperlink w:anchor="Figure_1">
        <w:r>
          <w:rPr>
            <w:rStyle w:val="Hyperlink"/>
          </w:rPr>
          <w:t>Figure 1</w:t>
        </w:r>
      </w:hyperlink>
      <w:r>
        <w:t xml:space="preserve"> shows the common molecular structure and the components that define the 88 catalyst library. Every molecule contains one dual-atom site with two metal-atom adsorption centers. The two metal identities, bridge atoms, and diamine distinguish molecular structures, while A2 is the fixed dialdehyde. The DFT calculations preserve the identity of the occupied adsorption center when an intermediate binds at either metal atom.</w:t>
      </w:r>
    </w:p>
    <w:p w14:paraId="42632FAD" w14:textId="77777777" w:rsidR="001822C1" w:rsidRDefault="00000000">
      <w:pPr>
        <w:jc w:val="center"/>
      </w:pPr>
      <w:r>
        <w:rPr>
          <w:noProof/>
        </w:rPr>
        <w:lastRenderedPageBreak/>
        <w:drawing>
          <wp:inline distT="0" distB="0" distL="114300" distR="114300" wp14:anchorId="62431909" wp14:editId="432453F3">
            <wp:extent cx="3060000" cy="269103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3060000" cy="2691031"/>
                    </a:xfrm>
                    <a:prstGeom prst="rect">
                      <a:avLst/>
                    </a:prstGeom>
                    <a:ln/>
                  </pic:spPr>
                </pic:pic>
              </a:graphicData>
            </a:graphic>
          </wp:inline>
        </w:drawing>
      </w:r>
    </w:p>
    <w:p w14:paraId="7228D08B" w14:textId="77777777" w:rsidR="001822C1" w:rsidRDefault="00000000">
      <w:r>
        <w:rPr>
          <w:b/>
        </w:rPr>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2">
        <w:r w:rsidR="001822C1">
          <w:rPr>
            <w:rStyle w:val="Hyperlink"/>
          </w:rPr>
          <w:t>10.1016/j.dib.2026.112806</w:t>
        </w:r>
      </w:hyperlink>
      <w:r>
        <w:t>]. The arrows identify the metal region, bridge, diamine, and lower aromatic ring assigned to A2.</w:t>
      </w:r>
    </w:p>
    <w:p w14:paraId="22D55664" w14:textId="41E18C42" w:rsidR="001822C1" w:rsidRDefault="00000000">
      <w:r>
        <w:t>The 88 catalyst structures yielded 123 complete pathways after exact matching of each catalyst and adsorption center. The author approved energy filters retained 118 pathways across 79 catalysts for the scaling and CHE analyses.</w:t>
      </w:r>
    </w:p>
    <w:p w14:paraId="6D5FF166" w14:textId="77777777" w:rsidR="001822C1" w:rsidRDefault="00000000">
      <w:pPr>
        <w:pStyle w:val="Heading2"/>
      </w:pPr>
      <w:r>
        <w:t>3.2. Adsorption scaling and calculated ORR thermodynamics</w:t>
      </w:r>
    </w:p>
    <w:p w14:paraId="14BCC34E" w14:textId="22323665" w:rsidR="001822C1" w:rsidRDefault="001822C1">
      <w:hyperlink w:anchor="Figure_2">
        <w:r>
          <w:rPr>
            <w:rStyle w:val="Hyperlink"/>
          </w:rPr>
          <w:t>Figure 2a</w:t>
        </w:r>
      </w:hyperlink>
      <w:r>
        <w:t xml:space="preserve"> shows the O and OOH adsorption free energies as functions of OH adsorption free energy. The OOH–OH relation has a slope of 0.69 and intercept of 2.98 eV, while the O–OH relation has a slope of 1.66 and intercept of 1.20 eV. These relations describe two different balances: OOH binding tracks OH binding more closely, whereas O varies more strongly across the sampled structures. The two relations then determine how adsorption thermodynamics propagates through the four ORR steps.</w:t>
      </w:r>
    </w:p>
    <w:p w14:paraId="289D3485" w14:textId="77777777" w:rsidR="001822C1" w:rsidRDefault="00000000">
      <w:pPr>
        <w:jc w:val="center"/>
      </w:pPr>
      <w:r>
        <w:rPr>
          <w:noProof/>
        </w:rPr>
        <w:drawing>
          <wp:inline distT="0" distB="0" distL="114300" distR="114300" wp14:anchorId="63B55769" wp14:editId="3EE73195">
            <wp:extent cx="6120000" cy="305923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bookmarkStart w:id="50" w:name="bookmark=id.p31wzysnwg0v" w:colFirst="0" w:colLast="0"/>
    <w:bookmarkEnd w:id="50"/>
    <w:p w14:paraId="31F49A19" w14:textId="4EFB9C3A" w:rsidR="001822C1" w:rsidRDefault="001822C1">
      <w:r>
        <w:fldChar w:fldCharType="begin"/>
      </w:r>
      <w:r>
        <w:instrText>HYPERLINK \l "Figure_2" \h</w:instrText>
      </w:r>
      <w:r>
        <w:fldChar w:fldCharType="separate"/>
      </w:r>
      <w:r>
        <w:rPr>
          <w:rStyle w:val="Hyperlink"/>
        </w:rPr>
        <w:t>Figure 2</w:t>
      </w:r>
      <w:r>
        <w:fldChar w:fldCharType="end"/>
      </w:r>
      <w:r>
        <w:t xml:space="preserve">. Density functional theory (DFT) adsorption scaling and conventional computational hydrogen electrode (CHE) activity for molecular dual-atom site catalysts; </w:t>
      </w:r>
      <w:hyperlink w:anchor="Figure_1">
        <w:r>
          <w:rPr>
            <w:rStyle w:val="Hyperlink"/>
          </w:rPr>
          <w:t>Figure 1</w:t>
        </w:r>
      </w:hyperlink>
      <w:r>
        <w:t xml:space="preserve"> identifies their structural components. (a) O and OOH adsorption free energies versus OH adsorption free energy. Jmol color and marker shape identify the adsorption-center metal: circles, Cr; squares, Mn; diamonds, Fe; upward </w:t>
      </w:r>
      <w:r>
        <w:lastRenderedPageBreak/>
        <w:t>triangles, Co; downward triangles, Ni; and pentagons, Cu. A short, centered vertical stroke within each symbol marks O; symbols without the stroke mark OOH. Solid and dashed lines show the OOH–OH and O–OH scaling relations. (b) Calculated CHE overpotential for the corresponding catalyst and adsorption-center combinations. The solid curve follows the scaling relations through the four ORR steps. The dotted ideal reference has an OOH–OH separation of 2.46 eV; OH removal and OOH formation define its left and right branches. The star marks zero overpotential at an OH adsorption free energy of 1.23 eV. Lower overpotential appears higher on the reversed axis.</w:t>
      </w:r>
    </w:p>
    <w:p w14:paraId="0FC88B60" w14:textId="4450F1B1" w:rsidR="001822C1" w:rsidRDefault="00000000">
      <w:r>
        <w:t xml:space="preserve">The three lowest calculated CHE overpotentials belong to a Cr–Mn DASC with an </w:t>
      </w:r>
      <w:r>
        <w:rPr>
          <w:i/>
        </w:rPr>
        <w:t>S</w:t>
      </w:r>
      <w:r>
        <w:t xml:space="preserve"> bridge and B1 diamine at the Mn adsorption center (0.34 V), a Mn–Mn DASC with an </w:t>
      </w:r>
      <w:r>
        <w:rPr>
          <w:i/>
        </w:rPr>
        <w:t>S</w:t>
      </w:r>
      <w:r>
        <w:t xml:space="preserve"> bridge and B1 diamine at the Mn adsorption center (0.39 V), and an Fe–Cu DASC with an </w:t>
      </w:r>
      <w:r>
        <w:rPr>
          <w:i/>
        </w:rPr>
        <w:t>S</w:t>
      </w:r>
      <w:r>
        <w:t xml:space="preserve"> bridge and B2 diamine at the Fe adsorption center (0.41 V). These examples show that favorable ORR thermodynamics occurs in several molecular compositions within the calculated library. The volcano places the structures on a common thermodynamic scale, while the molecular identities retain the chemical choices that produced each result.</w:t>
      </w:r>
    </w:p>
    <w:p w14:paraId="1B9790A2" w14:textId="7054EC3D" w:rsidR="001822C1" w:rsidRDefault="00000000">
      <w:pPr>
        <w:pStyle w:val="Heading2"/>
      </w:pPr>
      <w:r>
        <w:t>3.3. Regression predictions across catalyst families</w:t>
      </w:r>
    </w:p>
    <w:p w14:paraId="20945784" w14:textId="2ECA924E" w:rsidR="001822C1" w:rsidRDefault="00000000">
      <w:r>
        <w:t>The regression predictions extend the comparison across the molecular structures represented by the supplied models. Among the 144 filtered catalyst and adsorption-center pairs, the mean predicted ORR overpotential is lowest for Fe adsorption centers (0.40 V) and next lowest for Co adsorption centers (0.65 V). Mn, Cr, Ni, and Cu groups have higher means of 0.73, 1.04, 1.10, and 1.42 V, respectively. The model predicts adsorption free energies; the ORR overpotentials are calculated from those predictions through the CHE step potentials. The family-level pattern identifies Fe and Co centers as useful priorities for further catalyst investigation.</w:t>
      </w:r>
    </w:p>
    <w:p w14:paraId="75EE336C" w14:textId="5E37FA9C" w:rsidR="001822C1" w:rsidRDefault="00000000">
      <w:r>
        <w:t xml:space="preserve">The three lowest predicted overpotentials among the 144 retained catalyst and adsorption-center pairs were 0.30 V for a Mn–Fe DASC with an </w:t>
      </w:r>
      <w:r>
        <w:rPr>
          <w:i/>
        </w:rPr>
        <w:t>S</w:t>
      </w:r>
      <w:r>
        <w:t xml:space="preserve"> bridge, B1 diamine, and Fe adsorption center; 0.31 V for a Cr–Fe DASC with the same bridge, diamine, and adsorption center; and 0.31 V for an Fe–Co DASC with the same structural features. These are regression-derived estimates, not additional DFT calculations. These predictions are conditional on the +2 total charge and spin treatment described in Section 2.2. The predicted family pattern complements the DFT results. Explicit calculations establish how the sampled molecular structures bind O, OH, and OOH, while regression estimates the same adsorption quantities across represented structures without a separate adsorption calculation for each point. The available predictions therefore help narrow molecular choices for the next scientific question. The 1176-structure clean database defines a distinct target set whose adsorption predictions are outside the present </w:t>
      </w:r>
      <w:hyperlink w:anchor="Figure_3">
        <w:r w:rsidR="001822C1">
          <w:rPr>
            <w:rStyle w:val="Hyperlink"/>
          </w:rPr>
          <w:t>Figure 3</w:t>
        </w:r>
      </w:hyperlink>
      <w:r>
        <w:t xml:space="preserve"> results.</w:t>
      </w:r>
    </w:p>
    <w:p w14:paraId="4E37B995" w14:textId="77777777" w:rsidR="001822C1" w:rsidRDefault="00000000">
      <w:pPr>
        <w:jc w:val="center"/>
      </w:pPr>
      <w:r>
        <w:rPr>
          <w:noProof/>
        </w:rPr>
        <w:lastRenderedPageBreak/>
        <w:drawing>
          <wp:inline distT="0" distB="0" distL="114300" distR="114300" wp14:anchorId="4666042F" wp14:editId="52BB5DDC">
            <wp:extent cx="6120000" cy="30592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4AD77301" w14:textId="2E676CDD" w:rsidR="001822C1" w:rsidRDefault="001822C1">
      <w:hyperlink w:anchor="Figure_3">
        <w:r>
          <w:rPr>
            <w:rStyle w:val="Hyperlink"/>
          </w:rPr>
          <w:t>Figure 3</w:t>
        </w:r>
      </w:hyperlink>
      <w:r>
        <w:t xml:space="preserve">. Regression-predicted adsorption scaling and conventional computational hydrogen electrode (CHE) activity for molecular dual-atom site catalysts. (a) Predicted O and OOH adsorption free energies versus predicted OH adsorption free energy. Jmol color and marker shape identify the adsorption-center metal: circles, Cr; squares, Mn; diamonds, Fe; upward triangles, Co; downward triangles, Ni; and pentagons, Cu. A short, centered vertical stroke within each symbol marks O; symbols without the stroke mark OOH. Solid and dashed lines show the OOH–OH and O–OH scaling relations. (b) Overpotentials derived from the regression-predicted adsorption free energies for 144 retained catalyst and adsorption-center combinations. The solid curve follows the predicted scaling relations through the four ORR steps; the dotted ideal reference and its zero-overpotential star follow </w:t>
      </w:r>
      <w:hyperlink w:anchor="Figure_2">
        <w:r>
          <w:rPr>
            <w:rStyle w:val="Hyperlink"/>
          </w:rPr>
          <w:t>Figure 2</w:t>
        </w:r>
      </w:hyperlink>
      <w:r>
        <w:t>. All trend lines span the displayed descriptor range. The plotted predictions describe the represented model set and are separate from the pending 1176-structure screen.</w:t>
      </w:r>
    </w:p>
    <w:p w14:paraId="4663BA17" w14:textId="28262819" w:rsidR="001822C1" w:rsidRDefault="00000000">
      <w:pPr>
        <w:pStyle w:val="Heading2"/>
      </w:pPr>
      <w:r>
        <w:t>3.4. Alternative activity descriptors and reusable DFT data</w:t>
      </w:r>
    </w:p>
    <w:p w14:paraId="7AE6DE31" w14:textId="7F3B581C" w:rsidR="001822C1" w:rsidRDefault="00000000">
      <w:r>
        <w:t>The same site matched adsorption data support more than one thermodynamic reading of ORR. The conventional CHE overpotential identifies the least favorable individual reaction step. Calle-Vallejo's electrochemical step symmetry index (ESSI) instead summarizes how evenly the four step potentials share the 1.23 V reaction free energy, while Exner's free energy span identifies the largest cumulative uphill change across consecutive reaction states at a selected potential [</w:t>
      </w:r>
      <w:hyperlink r:id="rId35">
        <w:r w:rsidR="001822C1">
          <w:rPr>
            <w:rStyle w:val="Hyperlink"/>
          </w:rPr>
          <w:t>10.1016/j.coelec.2018.03.025</w:t>
        </w:r>
      </w:hyperlink>
      <w:r>
        <w:t xml:space="preserve">; </w:t>
      </w:r>
      <w:hyperlink r:id="rId36">
        <w:r w:rsidR="001822C1">
          <w:rPr>
            <w:rStyle w:val="Hyperlink"/>
          </w:rPr>
          <w:t>10.1021/acscatal.2c03997</w:t>
        </w:r>
      </w:hyperlink>
      <w:r>
        <w:t>]. These descriptors ask different questions of the same adsorption energetics. Their calculation from one verified dataset illustrates why molecular identity and adsorption-center identity should remain attached to every value.</w:t>
      </w:r>
    </w:p>
    <w:p w14:paraId="05E6F5D7" w14:textId="0F16AA5D" w:rsidR="001822C1" w:rsidRDefault="00000000">
      <w:r>
        <w:t>The parent molecular catalyst dataset is available as ASE and JSON records in Zenodo [</w:t>
      </w:r>
      <w:hyperlink r:id="rId37">
        <w:r w:rsidR="001822C1">
          <w:rPr>
            <w:rStyle w:val="Hyperlink"/>
          </w:rPr>
          <w:t>10.5281/zenodo.18601379</w:t>
        </w:r>
      </w:hyperlink>
      <w:r>
        <w:t>]. The five adsorption databases used for the DFT analysis and the analysis code will accompany the final data release. The separate bare catalyst database contains 1176 optimized molecular structures and is available at the project repository. Each adsorption record retains its catalyst and adsorption-center identifiers, which support CHE, ESSI, and free energy span analyses from the same molecular data.</w:t>
      </w:r>
    </w:p>
    <w:p w14:paraId="0871EC49" w14:textId="77777777" w:rsidR="001822C1" w:rsidRDefault="00000000">
      <w:pPr>
        <w:pStyle w:val="Heading2"/>
      </w:pPr>
      <w:r>
        <w:t>3.5. Closing the scientific communication gap</w:t>
      </w:r>
    </w:p>
    <w:p w14:paraId="15826252" w14:textId="10286E10" w:rsidR="001822C1" w:rsidRDefault="00000000">
      <w:r>
        <w:t>The catalyst study gives the LLM a concrete body of scientific evidence to communicate. DFT calculations establish the adsorption record, and regression predictions expose family level patterns. The complete article joins those results to the relevant literature and explains their chemical meaning. Scientific communication thus becomes the third stage of the research itself: it carries verified knowledge to the researchers who will use it.</w:t>
      </w:r>
    </w:p>
    <w:p w14:paraId="4602A74D" w14:textId="07729623" w:rsidR="001822C1" w:rsidRDefault="00000000">
      <w:r>
        <w:lastRenderedPageBreak/>
        <w:t>Over approximately two weeks, we taught the LLM the project terminology, scientific methods, source hierarchy, journal requirements, figure rules, and manuscript voice. We tested its drafts against the ASE records, calculations, regression outputs, literature, and our scientific interpretation. That preparation produced a consolidated prompt that generated the complete article. The development required sustained human judgment; the final prompt gathered that judgment into a repeatable writing procedure.</w:t>
      </w:r>
    </w:p>
    <w:p w14:paraId="6ED901B2" w14:textId="441029C3" w:rsidR="001822C1" w:rsidRDefault="00000000">
      <w:r>
        <w:t>We chose the research questions, performed the DFT calculations, selected and checked the regression analysis, and decided what the results support. The LLM organized and wrote the article from those verified inputs. This division gives researchers a practical way to hand off prose while keeping the scientific method in their hands. It also lets the same structured data support analyses that the original manuscript did not need to anticipate.</w:t>
      </w:r>
    </w:p>
    <w:p w14:paraId="162309DF" w14:textId="77777777" w:rsidR="001822C1" w:rsidRDefault="00000000">
      <w:pPr>
        <w:pStyle w:val="Heading1"/>
      </w:pPr>
      <w:r>
        <w:t>4. Conclusions</w:t>
      </w:r>
    </w:p>
    <w:p w14:paraId="593E5B65" w14:textId="2B896240" w:rsidR="001822C1" w:rsidRDefault="00000000">
      <w:r>
        <w:t xml:space="preserve">A guided LLM procedure generated the complete scientific article from the verified research inputs. That is the central </w:t>
      </w:r>
      <w:del w:id="51" w:author="Vladislav Ivaništšev" w:date="2026-10-12T20:58:00Z" w16du:dateUtc="2026-10-12T17:58:00Z">
        <w:r w:rsidDel="00344EC8">
          <w:delText xml:space="preserve">result </w:delText>
        </w:r>
      </w:del>
      <w:ins w:id="52" w:author="Vladislav Ivaništšev" w:date="2026-10-12T20:58:00Z" w16du:dateUtc="2026-10-12T17:58:00Z">
        <w:r w:rsidR="00344EC8">
          <w:t>message</w:t>
        </w:r>
        <w:r w:rsidR="00344EC8">
          <w:t xml:space="preserve"> </w:t>
        </w:r>
      </w:ins>
      <w:r>
        <w:t xml:space="preserve">of this study: researchers can delegate the work of composing a scientific manuscript after they have made its evidence, methods, and sources explicit. </w:t>
      </w:r>
      <w:del w:id="53" w:author="Vladislav Ivaništšev" w:date="2026-10-12T20:58:00Z" w16du:dateUtc="2026-10-12T17:58:00Z">
        <w:r w:rsidDel="00344EC8">
          <w:delText xml:space="preserve">The </w:delText>
        </w:r>
      </w:del>
      <w:ins w:id="54" w:author="Vladislav Ivaništšev" w:date="2026-10-12T20:58:00Z" w16du:dateUtc="2026-10-12T17:58:00Z">
        <w:r w:rsidR="00344EC8">
          <w:t>Th</w:t>
        </w:r>
        <w:r w:rsidR="00344EC8">
          <w:t>is</w:t>
        </w:r>
        <w:r w:rsidR="00344EC8">
          <w:t xml:space="preserve"> </w:t>
        </w:r>
      </w:ins>
      <w:r>
        <w:t>article communicates genuine ORR research on molecular DASCs</w:t>
      </w:r>
      <w:del w:id="55" w:author="Vladislav Ivaništšev" w:date="2026-10-12T20:58:00Z" w16du:dateUtc="2026-10-12T17:58:00Z">
        <w:r w:rsidDel="00344EC8">
          <w:delText xml:space="preserve"> rather than a demonstration</w:delText>
        </w:r>
      </w:del>
      <w:ins w:id="56" w:author="Vladislav Ivaništšev" w:date="2026-10-12T20:58:00Z" w16du:dateUtc="2026-10-12T17:58:00Z">
        <w:r w:rsidR="00344EC8">
          <w:t xml:space="preserve">, demonstating adherence to </w:t>
        </w:r>
      </w:ins>
      <w:del w:id="57" w:author="Vladislav Ivaništšev" w:date="2026-10-12T20:59:00Z" w16du:dateUtc="2026-10-12T17:59:00Z">
        <w:r w:rsidDel="00344EC8">
          <w:delText xml:space="preserve"> detached from</w:delText>
        </w:r>
      </w:del>
      <w:r>
        <w:t xml:space="preserve"> </w:t>
      </w:r>
      <w:ins w:id="58" w:author="Vladislav Ivaništšev" w:date="2026-10-12T20:59:00Z" w16du:dateUtc="2026-10-12T17:59:00Z">
        <w:r w:rsidR="00344EC8">
          <w:t>the scientific method while delegating the communication to AI.</w:t>
        </w:r>
      </w:ins>
      <w:del w:id="59" w:author="Vladislav Ivaništšev" w:date="2026-10-12T20:59:00Z" w16du:dateUtc="2026-10-12T17:59:00Z">
        <w:r w:rsidDel="00344EC8">
          <w:delText>scientific practice</w:delText>
        </w:r>
      </w:del>
      <w:r>
        <w:t>.</w:t>
      </w:r>
    </w:p>
    <w:p w14:paraId="4845120D" w14:textId="4EB72DCE" w:rsidR="001822C1" w:rsidRDefault="00000000">
      <w:r>
        <w:t xml:space="preserve">Our DFT calculations identified three molecular DASCs with calculated ORR overpotentials of 0.34, 0.39, and 0.41 V. </w:t>
      </w:r>
      <w:ins w:id="60" w:author="Vladislav Ivaništšev" w:date="2026-10-12T20:59:00Z" w16du:dateUtc="2026-10-12T17:59:00Z">
        <w:r w:rsidR="00344EC8">
          <w:t xml:space="preserve">Further ML </w:t>
        </w:r>
      </w:ins>
      <w:del w:id="61" w:author="Vladislav Ivaništšev" w:date="2026-10-12T20:59:00Z" w16du:dateUtc="2026-10-12T17:59:00Z">
        <w:r w:rsidDel="00344EC8">
          <w:delText>R</w:delText>
        </w:r>
      </w:del>
      <w:ins w:id="62" w:author="Vladislav Ivaništšev" w:date="2026-10-12T20:59:00Z" w16du:dateUtc="2026-10-12T17:59:00Z">
        <w:r w:rsidR="00344EC8">
          <w:t>r</w:t>
        </w:r>
      </w:ins>
      <w:r>
        <w:t xml:space="preserve">egression analysis identified Fe- and Co-containing molecular families as promising across the represented set. </w:t>
      </w:r>
      <w:ins w:id="63" w:author="Vladislav Ivaništšev" w:date="2026-10-12T21:00:00Z" w16du:dateUtc="2026-10-12T18:00:00Z">
        <w:r w:rsidR="00344EC8">
          <w:t xml:space="preserve">We share our data in as FAIR as possible to enable exploitation of that data by others, for example, </w:t>
        </w:r>
      </w:ins>
      <w:ins w:id="64" w:author="Vladislav Ivaništšev" w:date="2026-10-12T21:01:00Z" w16du:dateUtc="2026-10-12T18:01:00Z">
        <w:r w:rsidR="00344EC8">
          <w:t>for</w:t>
        </w:r>
      </w:ins>
      <w:ins w:id="65" w:author="Vladislav Ivaništšev" w:date="2026-10-12T21:00:00Z" w16du:dateUtc="2026-10-12T18:00:00Z">
        <w:r w:rsidR="00344EC8">
          <w:t xml:space="preserve"> deeper analysis</w:t>
        </w:r>
      </w:ins>
      <w:ins w:id="66" w:author="Vladislav Ivaništšev" w:date="2026-10-12T21:01:00Z" w16du:dateUtc="2026-10-12T18:01:00Z">
        <w:r w:rsidR="00344EC8">
          <w:t>, comparison to other catalysts, testing for reactions other than ORR.</w:t>
        </w:r>
      </w:ins>
      <w:ins w:id="67" w:author="Vladislav Ivaništšev" w:date="2026-10-12T21:00:00Z" w16du:dateUtc="2026-10-12T18:00:00Z">
        <w:r w:rsidR="00344EC8">
          <w:t xml:space="preserve"> </w:t>
        </w:r>
      </w:ins>
      <w:del w:id="68" w:author="Vladislav Ivaništšev" w:date="2026-10-12T21:00:00Z" w16du:dateUtc="2026-10-12T18:00:00Z">
        <w:r w:rsidDel="00344EC8">
          <w:delText>The same adsorption data also support CHE, ESSI, and free energy span analyses, so other researchers can ask related questions from a reusable molecular record</w:delText>
        </w:r>
      </w:del>
      <w:r>
        <w:t>.</w:t>
      </w:r>
    </w:p>
    <w:p w14:paraId="1CD246D4" w14:textId="77777777" w:rsidR="001822C1" w:rsidRDefault="00000000">
      <w:pPr>
        <w:pStyle w:val="Heading1"/>
      </w:pPr>
      <w:r>
        <w:t>CRediT authorship contribution statement</w:t>
      </w:r>
    </w:p>
    <w:p w14:paraId="49F3FF24" w14:textId="51BD3C3E" w:rsidR="001822C1" w:rsidRDefault="00000000">
      <w: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41F4539" w:rsidR="001822C1" w:rsidRDefault="00000000">
      <w:r>
        <w:t>The parent molecular dual-atom site catalyst dataset is available from Zenodo [</w:t>
      </w:r>
      <w:hyperlink r:id="rId38">
        <w:r w:rsidR="001822C1">
          <w:rPr>
            <w:rStyle w:val="Hyperlink"/>
          </w:rPr>
          <w:t>10.5281/zenodo.18601379</w:t>
        </w:r>
      </w:hyperlink>
      <w:r>
        <w:t xml:space="preserve">]. The density functional theory analysis used the five ASE databases described in this article. The corresponding adsorption data, JSON records, analysis code, and final model predictions are associated with the article data release. The separate bare catalyst database contains 1176 optimized molecular structures: </w:t>
      </w:r>
      <w:hyperlink r:id="rId39">
        <w:r w:rsidR="001822C1">
          <w:rPr>
            <w:rStyle w:val="Hyperlink"/>
          </w:rPr>
          <w:t>https://github.com/doublelayer/ACSEnergyLetters_2026_resonance/raw/refs/heads/main/DASC_Bare_Catalysts_RPBE_D4.db</w:t>
        </w:r>
      </w:hyperlink>
      <w:r>
        <w:t>.</w:t>
      </w:r>
    </w:p>
    <w:p w14:paraId="247CDBE0" w14:textId="77777777" w:rsidR="001822C1" w:rsidRDefault="00000000">
      <w:pPr>
        <w:pStyle w:val="Heading1"/>
      </w:pPr>
      <w:r>
        <w:t>Declaration of generative AI and AI assisted technologies in the manuscript preparation process</w:t>
      </w:r>
    </w:p>
    <w:p w14:paraId="650BDD5D" w14:textId="4B4AF1A6" w:rsidR="001822C1" w:rsidRDefault="00000000">
      <w:r>
        <w:t xml:space="preserve">During the preparation of this work, OpenAI Codex with an LLM was used to organize and write the complete scientific article and to assist with analysis and figure code from the project data, sources, and </w:t>
      </w:r>
      <w:r>
        <w:lastRenderedPageBreak/>
        <w:t>instructions. The human authors reviewed the text against the calculations, model predictions, methods, figures, and literature and take full responsibility for the article's content.</w:t>
      </w:r>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sidR="001822C1">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sidR="001822C1">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sidR="001822C1">
          <w:rPr>
            <w:rStyle w:val="Hyperlink"/>
          </w:rPr>
          <w:t>10.1021/acscatal.6c02383</w:t>
        </w:r>
      </w:hyperlink>
      <w:r>
        <w:t>]</w:t>
      </w:r>
    </w:p>
    <w:p w14:paraId="615C04BA" w14:textId="77777777" w:rsidR="001822C1" w:rsidRDefault="00000000">
      <w:r>
        <w:t>J. K. Nørskov, J. Rossmeisl, A. Logadottir, L. Lindqvist, J. R. Kitchin, T. Bligaard, H. Jónsson, Origin of the Overpotential for Oxygen Reduction at a Fuel-Cell Cathode, Journal of Physical Chemistry B 108 (2004) 17886–17892. [</w:t>
      </w:r>
      <w:hyperlink r:id="rId43">
        <w:r w:rsidR="001822C1">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sidR="001822C1">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sidR="001822C1">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sidR="001822C1">
          <w:rPr>
            <w:rStyle w:val="Hyperlink"/>
          </w:rPr>
          <w:t>10.1021/acsenergylett.8b02322</w:t>
        </w:r>
      </w:hyperlink>
      <w:r>
        <w:t>]</w:t>
      </w:r>
    </w:p>
    <w:p w14:paraId="3A695A8F" w14:textId="77777777" w:rsidR="001822C1" w:rsidRDefault="00000000">
      <w:r>
        <w:t>Elements of style, Nature Physics 3 (2007) 581. [</w:t>
      </w:r>
      <w:hyperlink r:id="rId47">
        <w:r w:rsidR="001822C1">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sidR="001822C1">
          <w:rPr>
            <w:rStyle w:val="Hyperlink"/>
          </w:rPr>
          <w:t>10.1021/acsenergylett.1c02401</w:t>
        </w:r>
      </w:hyperlink>
      <w:r>
        <w:t>]</w:t>
      </w:r>
    </w:p>
    <w:p w14:paraId="58160342" w14:textId="77777777" w:rsidR="001822C1" w:rsidRDefault="00000000">
      <w:r>
        <w:t>Storytelling in research, Nature Biomedical Engineering 2 (2018) 53. [</w:t>
      </w:r>
      <w:hyperlink r:id="rId49">
        <w:r w:rsidR="001822C1">
          <w:rPr>
            <w:rStyle w:val="Hyperlink"/>
          </w:rPr>
          <w:t>10.1038/s41551-018-0202-5</w:t>
        </w:r>
      </w:hyperlink>
      <w:r>
        <w:t>]</w:t>
      </w:r>
    </w:p>
    <w:p w14:paraId="5F87EF30" w14:textId="77777777" w:rsidR="001822C1" w:rsidRDefault="00000000">
      <w:r>
        <w:t>Should scientists tell stories?, Nature Methods 10 (2013) 1037. [</w:t>
      </w:r>
      <w:hyperlink r:id="rId50">
        <w:r w:rsidR="001822C1">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sidR="001822C1">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sidR="001822C1">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sidR="001822C1">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sidR="001822C1">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sidR="001822C1">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sidR="001822C1">
          <w:rPr>
            <w:rStyle w:val="Hyperlink"/>
          </w:rPr>
          <w:t>10.1021/acscatal.2c03997</w:t>
        </w:r>
      </w:hyperlink>
      <w:r>
        <w:t>]</w:t>
      </w:r>
    </w:p>
    <w:p w14:paraId="38729DB9" w14:textId="77777777" w:rsidR="001822C1" w:rsidRDefault="00000000">
      <w:r>
        <w:lastRenderedPageBreak/>
        <w:t>M. D. Wilkinson et al., The FAIR guiding principles for scientific data management and stewardship, Scientific Data 3 (2016) 160018. [</w:t>
      </w:r>
      <w:hyperlink r:id="rId57">
        <w:r w:rsidR="001822C1">
          <w:rPr>
            <w:rStyle w:val="Hyperlink"/>
          </w:rPr>
          <w:t>10.1038/sdata.2016.18</w:t>
        </w:r>
      </w:hyperlink>
      <w:r>
        <w:t>]</w:t>
      </w:r>
    </w:p>
    <w:p w14:paraId="20199980" w14:textId="77777777" w:rsidR="001822C1" w:rsidRDefault="00000000">
      <w:r>
        <w:t>[dataset] B. L. Nguyen, T. K. Madsen, V. Ivanistsev, N. Kongi, Dataset of molecular dual-atom site complexes for catalysis, Zenodo, version 1.0, 2026. [</w:t>
      </w:r>
      <w:hyperlink r:id="rId58">
        <w:r w:rsidR="001822C1">
          <w:rPr>
            <w:rStyle w:val="Hyperlink"/>
          </w:rPr>
          <w:t>10.5281/zenodo.18601379</w:t>
        </w:r>
      </w:hyperlink>
      <w:r>
        <w:t>]</w:t>
      </w:r>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sidR="001822C1">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sidR="001822C1">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sidR="001822C1">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sidR="001822C1">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Vladislav Ivaništšev" w:date="2026-10-12T20:56:00Z" w:initials="VI">
    <w:p w14:paraId="21ADF767" w14:textId="77777777" w:rsidR="00392A77" w:rsidRDefault="00392A77" w:rsidP="00392A77">
      <w:pPr>
        <w:pStyle w:val="CommentText"/>
        <w:jc w:val="left"/>
      </w:pPr>
      <w:r>
        <w:rPr>
          <w:rStyle w:val="CommentReference"/>
        </w:rPr>
        <w:annotationRef/>
      </w:r>
      <w:r>
        <w:rPr>
          <w:lang w:val="en-US"/>
        </w:rPr>
        <w:t>Introduce FAIR earlier as the way to exploitable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ADF7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92176B" w16cex:dateUtc="2026-10-12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ADF767" w16cid:durableId="0F9217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E41F" w14:textId="77777777" w:rsidR="00BC5CD3" w:rsidRDefault="00BC5CD3">
      <w:pPr>
        <w:spacing w:after="0" w:line="240" w:lineRule="auto"/>
      </w:pPr>
      <w:r>
        <w:separator/>
      </w:r>
    </w:p>
  </w:endnote>
  <w:endnote w:type="continuationSeparator" w:id="0">
    <w:p w14:paraId="6A270379" w14:textId="77777777" w:rsidR="00BC5CD3" w:rsidRDefault="00BC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A3D26A5A-922A-48CA-A0D4-564F257F65AF}"/>
    <w:embedBold r:id="rId2" w:fontKey="{B02CE9D9-DCF9-4376-922B-1206EF4A0499}"/>
    <w:embedItalic r:id="rId3" w:fontKey="{079172AB-395D-4813-8FE5-FEEF77E6D766}"/>
    <w:embedBoldItalic r:id="rId4" w:fontKey="{5F323C2D-56AF-433F-8676-BE63D2A9CCAE}"/>
  </w:font>
  <w:font w:name="Calibri">
    <w:panose1 w:val="020F0502020204030204"/>
    <w:charset w:val="00"/>
    <w:family w:val="swiss"/>
    <w:pitch w:val="variable"/>
    <w:sig w:usb0="E4002EFF" w:usb1="C200247B" w:usb2="00000009" w:usb3="00000000" w:csb0="000001FF" w:csb1="00000000"/>
    <w:embedRegular r:id="rId5" w:fontKey="{BF2AF13D-F9AE-4A86-BFB9-964E2A06FFC6}"/>
    <w:embedBold r:id="rId6" w:fontKey="{75CEF2D7-F681-439F-9F16-3FADE248B82C}"/>
    <w:embedItalic r:id="rId7" w:fontKey="{232C30DD-3E43-42DA-B049-7486CFE7D988}"/>
    <w:embedBoldItalic r:id="rId8" w:fontKey="{96735021-C40A-4BDA-B33F-1F1284B731AB}"/>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8129B83E-089E-45F3-ABB8-78E2ED60DDEC}"/>
    <w:embedItalic r:id="rId10" w:fontKey="{AD8F6226-86C8-4D76-81C7-EC48E1F892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CE2C" w14:textId="77777777" w:rsidR="00BC5CD3" w:rsidRDefault="00BC5CD3">
      <w:pPr>
        <w:spacing w:after="0" w:line="240" w:lineRule="auto"/>
      </w:pPr>
      <w:r>
        <w:separator/>
      </w:r>
    </w:p>
  </w:footnote>
  <w:footnote w:type="continuationSeparator" w:id="0">
    <w:p w14:paraId="1695CC83" w14:textId="77777777" w:rsidR="00BC5CD3" w:rsidRDefault="00BC5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 Ivaništšev">
    <w15:presenceInfo w15:providerId="AD" w15:userId="S::vi@ut.ee::3ca693f9-c677-4ebb-b57a-f0a106fe1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s>
  <w:rsids>
    <w:rsidRoot w:val="001822C1"/>
    <w:rsid w:val="001366A9"/>
    <w:rsid w:val="001822C1"/>
    <w:rsid w:val="001A1E4B"/>
    <w:rsid w:val="0027391B"/>
    <w:rsid w:val="00344EC8"/>
    <w:rsid w:val="00392A77"/>
    <w:rsid w:val="006305E0"/>
    <w:rsid w:val="006513C8"/>
    <w:rsid w:val="00877AE6"/>
    <w:rsid w:val="00BC5CD3"/>
    <w:rsid w:val="00F1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character" w:styleId="CommentReference">
    <w:name w:val="annotation reference"/>
    <w:basedOn w:val="DefaultParagraphFont"/>
    <w:uiPriority w:val="99"/>
    <w:semiHidden/>
    <w:unhideWhenUsed/>
    <w:rsid w:val="00392A77"/>
    <w:rPr>
      <w:sz w:val="16"/>
      <w:szCs w:val="16"/>
    </w:rPr>
  </w:style>
  <w:style w:type="paragraph" w:styleId="CommentText">
    <w:name w:val="annotation text"/>
    <w:basedOn w:val="Normal"/>
    <w:link w:val="CommentTextChar"/>
    <w:uiPriority w:val="99"/>
    <w:unhideWhenUsed/>
    <w:rsid w:val="00392A77"/>
    <w:pPr>
      <w:spacing w:line="240" w:lineRule="auto"/>
    </w:pPr>
    <w:rPr>
      <w:sz w:val="20"/>
      <w:szCs w:val="20"/>
    </w:rPr>
  </w:style>
  <w:style w:type="character" w:customStyle="1" w:styleId="CommentTextChar">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unhideWhenUsed/>
    <w:rsid w:val="00392A77"/>
    <w:rPr>
      <w:b/>
      <w:bCs/>
    </w:rPr>
  </w:style>
  <w:style w:type="character" w:customStyle="1" w:styleId="CommentSubjectChar">
    <w:name w:val="Comment Subject Char"/>
    <w:basedOn w:val="CommentTextChar"/>
    <w:link w:val="CommentSubject"/>
    <w:uiPriority w:val="99"/>
    <w:semiHidden/>
    <w:rsid w:val="00392A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8/1361-648X/aa680e" TargetMode="External"/><Relationship Id="rId21" Type="http://schemas.openxmlformats.org/officeDocument/2006/relationships/hyperlink" Target="https://doi.org/10.1038/nmeth.2726"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hyperlink" Target="https://doi.org/10.1021/jp047349j" TargetMode="External"/><Relationship Id="rId11" Type="http://schemas.openxmlformats.org/officeDocument/2006/relationships/hyperlink" Target="https://doi.org/10.1007/s11192-023-04640-6" TargetMode="External"/><Relationship Id="rId24" Type="http://schemas.openxmlformats.org/officeDocument/2006/relationships/hyperlink" Target="https://doi.org/10.1016/j.dib.2026.112806" TargetMode="External"/><Relationship Id="rId32" Type="http://schemas.openxmlformats.org/officeDocument/2006/relationships/hyperlink" Target="https://doi.org/10.1016/j.dib.2026.112806" TargetMode="External"/><Relationship Id="rId37" Type="http://schemas.openxmlformats.org/officeDocument/2006/relationships/hyperlink" Target="https://doi.org/10.5281/zenodo.18601379"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9" Type="http://schemas.microsoft.com/office/2018/08/relationships/commentsExtensible" Target="commentsExtensible.xml"/><Relationship Id="rId14" Type="http://schemas.openxmlformats.org/officeDocument/2006/relationships/hyperlink" Target="https://doi.org/10.1021/acsenergylett.1c02401" TargetMode="External"/><Relationship Id="rId22" Type="http://schemas.openxmlformats.org/officeDocument/2006/relationships/hyperlink" Target="https://doi.org/10.1126/sciadv.adt3813" TargetMode="External"/><Relationship Id="rId27" Type="http://schemas.openxmlformats.org/officeDocument/2006/relationships/hyperlink" Target="https://doi.org/10.1063/1.5090222" TargetMode="External"/><Relationship Id="rId30" Type="http://schemas.openxmlformats.org/officeDocument/2006/relationships/hyperlink" Target="https://doi.org/10.1056/aioa2400555"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microsoft.com/office/2011/relationships/commentsExtended" Target="commentsExtended.xml"/><Relationship Id="rId25" Type="http://schemas.openxmlformats.org/officeDocument/2006/relationships/hyperlink" Target="https://doi.org/10.1063/5.0182685"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38/sdata.2016.18"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56/aioa2400555" TargetMode="External"/><Relationship Id="rId28" Type="http://schemas.openxmlformats.org/officeDocument/2006/relationships/hyperlink" Target="https://doi.org/10.26434/chemrxiv.15001712/v1"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image" Target="media/image1.png"/><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microsoft.com/office/2016/09/relationships/commentsIds" Target="commentsIds.xml"/><Relationship Id="rId39" Type="http://schemas.openxmlformats.org/officeDocument/2006/relationships/hyperlink" Target="https://github.com/doublelayer/ACSEnergyLetters_2026_resonance/raw/refs/heads/main/DASC_Bare_Catalysts_RPBE_D4.d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4895</Words>
  <Characters>27904</Characters>
  <Application>Microsoft Office Word</Application>
  <DocSecurity>0</DocSecurity>
  <Lines>232</Lines>
  <Paragraphs>65</Paragraphs>
  <ScaleCrop>false</ScaleCrop>
  <Company/>
  <LinksUpToDate>false</LinksUpToDate>
  <CharactersWithSpaces>32734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5</cp:revision>
  <dcterms:created xsi:type="dcterms:W3CDTF">2013-12-23T23:15:00Z</dcterms:created>
  <dcterms:modified xsi:type="dcterms:W3CDTF">2026-10-12T18:01:00Z</dcterms:modified>
</cp:coreProperties>
</file>