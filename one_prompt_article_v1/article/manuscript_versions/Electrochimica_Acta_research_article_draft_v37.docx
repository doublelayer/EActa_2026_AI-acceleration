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Accelerating Catalyst </w:t>
      </w:r>
      <w:sdt>
        <w:sdtPr>
          <w:id w:val="-491575987"/>
          <w:tag w:val="goog_rdk_0"/>
        </w:sdtPr>
        <w:sdtContent>
          <w:commentRangeStart w:id="0"/>
        </w:sdtContent>
      </w:sdt>
      <w:r w:rsidDel="00000000" w:rsidR="00000000" w:rsidRPr="00000000">
        <w:rPr>
          <w:rtl w:val="0"/>
        </w:rPr>
        <w:t xml:space="preserve">Discovery</w:t>
      </w:r>
      <w:sdt>
        <w:sdtPr>
          <w:id w:val="-1973803274"/>
          <w:tag w:val="goog_rdk_1"/>
        </w:sdtPr>
        <w:sdtContent>
          <w:del w:author="Vladislav Ivanistsev" w:id="0" w:date="2026-10-12T05:55:55Z">
            <w:r w:rsidDel="00000000" w:rsidR="00000000" w:rsidRPr="00000000">
              <w:rPr>
                <w:rtl w:val="0"/>
              </w:rPr>
              <w:delText xml:space="preserve"> and Design</w:delText>
            </w:r>
          </w:del>
        </w:sdtContent>
      </w:sdt>
      <w:commentRangeEnd w:id="0"/>
      <w:r w:rsidDel="00000000" w:rsidR="00000000" w:rsidRPr="00000000">
        <w:commentReference w:id="0"/>
      </w:r>
      <w:r w:rsidDel="00000000" w:rsidR="00000000" w:rsidRPr="00000000">
        <w:rPr>
          <w:rtl w:val="0"/>
        </w:rPr>
        <w:t xml:space="preserve"> with Artificial Intelligence: Molecular Dual-Atom Site Catalysts as a Case Study</w:t>
      </w:r>
    </w:p>
    <w:p w:rsidR="00000000" w:rsidDel="00000000" w:rsidP="00000000" w:rsidRDefault="00000000" w:rsidRPr="00000000" w14:paraId="00000002">
      <w:pP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Institute of Chemistry, University of Tartu, Ravila 14a, 50411 Tartu, Estonia</w:t>
      </w:r>
    </w:p>
    <w:p w:rsidR="00000000" w:rsidDel="00000000" w:rsidP="00000000" w:rsidRDefault="00000000" w:rsidRPr="00000000" w14:paraId="00000004">
      <w:pPr>
        <w:rPr/>
      </w:pPr>
      <w:r w:rsidDel="00000000" w:rsidR="00000000" w:rsidRPr="00000000">
        <w:rPr>
          <w:rtl w:val="0"/>
        </w:rPr>
        <w:t xml:space="preserve">2 Department of Chemistry, University of Latvia, Jelgavas iela 1, Riga, LV-1004, Latvia</w:t>
      </w:r>
    </w:p>
    <w:p w:rsidR="00000000" w:rsidDel="00000000" w:rsidP="00000000" w:rsidRDefault="00000000" w:rsidRPr="00000000" w14:paraId="00000005">
      <w:pPr>
        <w:rPr/>
      </w:pPr>
      <w:r w:rsidDel="00000000" w:rsidR="00000000" w:rsidRPr="00000000">
        <w:rPr>
          <w:rtl w:val="0"/>
        </w:rPr>
        <w:t xml:space="preserve">Corresponding authors: </w:t>
      </w:r>
      <w:hyperlink r:id="rId9">
        <w:r w:rsidDel="00000000" w:rsidR="00000000" w:rsidRPr="00000000">
          <w:rPr>
            <w:color w:val="0000ff"/>
            <w:u w:val="single"/>
            <w:rtl w:val="0"/>
          </w:rPr>
          <w:t xml:space="preserve">vladislav.ivanistsev@lu.lv</w:t>
        </w:r>
      </w:hyperlink>
      <w:r w:rsidDel="00000000" w:rsidR="00000000" w:rsidRPr="00000000">
        <w:rPr>
          <w:rtl w:val="0"/>
        </w:rPr>
        <w:t xml:space="preserve">; </w:t>
      </w:r>
      <w:hyperlink r:id="rId10">
        <w:r w:rsidDel="00000000" w:rsidR="00000000" w:rsidRPr="00000000">
          <w:rPr>
            <w:color w:val="0000ff"/>
            <w:u w:val="single"/>
            <w:rtl w:val="0"/>
          </w:rPr>
          <w:t xml:space="preserve">nadezda.kongi@ut.ee</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Artificial intelligence (AI) can accelerate catalyst discovery and design when it connects reliable data to scientific decisions and clear communication. We demonstrate this general role through molecular dual-atom site catalysts</w:t>
      </w:r>
      <w:sdt>
        <w:sdtPr>
          <w:id w:val="-478270112"/>
          <w:tag w:val="goog_rdk_2"/>
        </w:sdtPr>
        <w:sdtContent>
          <w:ins w:author="Vladislav Ivanistsev" w:id="1" w:date="2026-10-12T05:52:51Z">
            <w:r w:rsidDel="00000000" w:rsidR="00000000" w:rsidRPr="00000000">
              <w:rPr>
                <w:rtl w:val="0"/>
              </w:rPr>
              <w:t xml:space="preserve"> (DASC)</w:t>
            </w:r>
          </w:ins>
        </w:sdtContent>
      </w:sdt>
      <w:r w:rsidDel="00000000" w:rsidR="00000000" w:rsidRPr="00000000">
        <w:rPr>
          <w:rtl w:val="0"/>
        </w:rPr>
        <w:t xml:space="preserve"> for the oxygen reduction reaction. We used density functional theory (DFT) to establish adsorption scaling and thermodynamic activity</w:t>
      </w:r>
      <w:sdt>
        <w:sdtPr>
          <w:id w:val="-569512262"/>
          <w:tag w:val="goog_rdk_3"/>
        </w:sdtPr>
        <w:sdtContent>
          <w:del w:author="Vladislav Ivanistsev" w:id="2" w:date="2026-10-12T05:52:31Z">
            <w:r w:rsidDel="00000000" w:rsidR="00000000" w:rsidRPr="00000000">
              <w:rPr>
                <w:rtl w:val="0"/>
              </w:rPr>
              <w:delText xml:space="preserve"> at identified metal sites</w:delText>
            </w:r>
          </w:del>
        </w:sdtContent>
      </w:sdt>
      <w:r w:rsidDel="00000000" w:rsidR="00000000" w:rsidRPr="00000000">
        <w:rPr>
          <w:rtl w:val="0"/>
        </w:rPr>
        <w:t xml:space="preserve"> and</w:t>
      </w:r>
      <w:sdt>
        <w:sdtPr>
          <w:id w:val="-1378371373"/>
          <w:tag w:val="goog_rdk_4"/>
        </w:sdtPr>
        <w:sdtContent>
          <w:ins w:author="Vladislav Ivanistsev" w:id="3" w:date="2026-10-12T05:52:34Z">
            <w:r w:rsidDel="00000000" w:rsidR="00000000" w:rsidRPr="00000000">
              <w:rPr>
                <w:rtl w:val="0"/>
              </w:rPr>
              <w:t xml:space="preserve">, then,</w:t>
            </w:r>
          </w:ins>
        </w:sdtContent>
      </w:sdt>
      <w:r w:rsidDel="00000000" w:rsidR="00000000" w:rsidRPr="00000000">
        <w:rPr>
          <w:rtl w:val="0"/>
        </w:rPr>
        <w:t xml:space="preserve"> machine learning (ML) to extend the analysis across the molecular</w:t>
      </w:r>
      <w:sdt>
        <w:sdtPr>
          <w:id w:val="-1366597385"/>
          <w:tag w:val="goog_rdk_5"/>
        </w:sdtPr>
        <w:sdtContent>
          <w:ins w:author="Vladislav Ivanistsev" w:id="4" w:date="2026-10-12T05:53:11Z">
            <w:r w:rsidDel="00000000" w:rsidR="00000000" w:rsidRPr="00000000">
              <w:rPr>
                <w:rtl w:val="0"/>
              </w:rPr>
              <w:t xml:space="preserve"> DASCs'</w:t>
            </w:r>
          </w:ins>
        </w:sdtContent>
      </w:sdt>
      <w:r w:rsidDel="00000000" w:rsidR="00000000" w:rsidRPr="00000000">
        <w:rPr>
          <w:rtl w:val="0"/>
        </w:rPr>
        <w:t xml:space="preserve"> library. We then asked a large language model (LLM) to follow the same traceable record into analysis code, figures, and the complete article. At every stage, we could inspect the record behind its output and accept only what the science supported. The result shows where the acceleration comes from: once the scientific record is reusable, AI can carry it from one research task to the next without forcing us to reconstruct the work each time. </w:t>
      </w:r>
      <w:sdt>
        <w:sdtPr>
          <w:id w:val="-984088946"/>
          <w:tag w:val="goog_rdk_6"/>
        </w:sdtPr>
        <w:sdtContent>
          <w:ins w:author="Vladislav Ivanistsev" w:id="5" w:date="2026-10-12T05:54:24Z">
            <w:r w:rsidDel="00000000" w:rsidR="00000000" w:rsidRPr="00000000">
              <w:rPr>
                <w:rtl w:val="0"/>
              </w:rPr>
              <w:t xml:space="preserve">Authors</w:t>
            </w:r>
          </w:ins>
        </w:sdtContent>
      </w:sdt>
      <w:sdt>
        <w:sdtPr>
          <w:id w:val="-1233667951"/>
          <w:tag w:val="goog_rdk_7"/>
        </w:sdtPr>
        <w:sdtContent>
          <w:del w:author="Vladislav Ivanistsev" w:id="5" w:date="2026-10-12T05:54:24Z">
            <w:r w:rsidDel="00000000" w:rsidR="00000000" w:rsidRPr="00000000">
              <w:rPr>
                <w:rtl w:val="0"/>
              </w:rPr>
              <w:delText xml:space="preserve">We</w:delText>
            </w:r>
          </w:del>
        </w:sdtContent>
      </w:sdt>
      <w:r w:rsidDel="00000000" w:rsidR="00000000" w:rsidRPr="00000000">
        <w:rPr>
          <w:rtl w:val="0"/>
        </w:rPr>
        <w:t xml:space="preserve"> remain responsible for deciding what to ask, what the evidence means, and what the article may claim.</w:t>
      </w:r>
    </w:p>
    <w:p w:rsidR="00000000" w:rsidDel="00000000" w:rsidP="00000000" w:rsidRDefault="00000000" w:rsidRPr="00000000" w14:paraId="00000008">
      <w:pPr>
        <w:rPr/>
      </w:pPr>
      <w:r w:rsidDel="00000000" w:rsidR="00000000" w:rsidRPr="00000000">
        <w:rPr>
          <w:rtl w:val="0"/>
        </w:rPr>
        <w:t xml:space="preserve">Keywords: AI; DFT; ML; LLM; oxygen reduction reaction; molecular dual-atom site catalysts</w:t>
      </w:r>
    </w:p>
    <w:p w:rsidR="00000000" w:rsidDel="00000000" w:rsidP="00000000" w:rsidRDefault="00000000" w:rsidRPr="00000000" w14:paraId="00000009">
      <w:pPr>
        <w:pStyle w:val="Heading1"/>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Accelerating catalyst discovery and design with artificial intelligence (AI) means more than predicting a property faster. A result must travel from molecular structures and calculations into comparisons, decisions, and eventually a form that another scientist can test. Each transition takes time and can separate a conclusion from the evidence that produced it. We use AI to keep that chain moving while the scientific record remains explicit and researchers continue to direct the work.</w:t>
      </w:r>
    </w:p>
    <w:p w:rsidR="00000000" w:rsidDel="00000000" w:rsidP="00000000" w:rsidRDefault="00000000" w:rsidRPr="00000000" w14:paraId="0000000B">
      <w:pPr>
        <w:rPr/>
      </w:pPr>
      <w:r w:rsidDel="00000000" w:rsidR="00000000" w:rsidRPr="00000000">
        <w:rPr>
          <w:rtl w:val="0"/>
        </w:rPr>
        <w:t xml:space="preserve">The oxygen reduction reaction (ORR) gives us a concrete test. Its four electron pathway depends on the binding of O, OH, and OOH, so correlations among their adsorption free energies constrain thermodynamic activity [</w:t>
      </w:r>
      <w:hyperlink r:id="rId11">
        <w:r w:rsidDel="00000000" w:rsidR="00000000" w:rsidRPr="00000000">
          <w:rPr>
            <w:color w:val="0000ff"/>
            <w:u w:val="single"/>
            <w:rtl w:val="0"/>
          </w:rPr>
          <w:t xml:space="preserve">10.1021/jp047349j</w:t>
        </w:r>
      </w:hyperlink>
      <w:r w:rsidDel="00000000" w:rsidR="00000000" w:rsidRPr="00000000">
        <w:rPr>
          <w:rtl w:val="0"/>
        </w:rPr>
        <w:t xml:space="preserve">]. Molecular dual-atom site catalysts provide a defined chemical space in which metal identity, bridge, diamine, and adsorption site vary, see </w:t>
      </w:r>
      <w:hyperlink w:anchor="bookmark=id.rw2ojdt873b4">
        <w:r w:rsidDel="00000000" w:rsidR="00000000" w:rsidRPr="00000000">
          <w:rPr>
            <w:color w:val="0000ff"/>
            <w:u w:val="single"/>
            <w:rtl w:val="0"/>
          </w:rPr>
          <w:t xml:space="preserve">Figure 1</w:t>
        </w:r>
      </w:hyperlink>
      <w:r w:rsidDel="00000000" w:rsidR="00000000" w:rsidRPr="00000000">
        <w:rPr>
          <w:rtl w:val="0"/>
        </w:rPr>
        <w:t xml:space="preserve">. Related molecular catalysts show how binding geometry and the second metal can change oxygen intermediate energetics [</w:t>
      </w:r>
      <w:hyperlink r:id="rId12">
        <w:r w:rsidDel="00000000" w:rsidR="00000000" w:rsidRPr="00000000">
          <w:rPr>
            <w:color w:val="0000ff"/>
            <w:u w:val="single"/>
            <w:rtl w:val="0"/>
          </w:rPr>
          <w:t xml:space="preserve">10.1021/jacs.4c12705</w:t>
        </w:r>
      </w:hyperlink>
      <w:r w:rsidDel="00000000" w:rsidR="00000000" w:rsidRPr="00000000">
        <w:rPr>
          <w:rtl w:val="0"/>
        </w:rPr>
        <w:t xml:space="preserve">; </w:t>
      </w:r>
      <w:hyperlink r:id="rId13">
        <w:r w:rsidDel="00000000" w:rsidR="00000000" w:rsidRPr="00000000">
          <w:rPr>
            <w:color w:val="0000ff"/>
            <w:u w:val="single"/>
            <w:rtl w:val="0"/>
          </w:rPr>
          <w:t xml:space="preserve">10.26434/chemrxiv.15001712/v1</w:t>
        </w:r>
      </w:hyperlink>
      <w:r w:rsidDel="00000000" w:rsidR="00000000" w:rsidRPr="00000000">
        <w:rPr>
          <w:rtl w:val="0"/>
        </w:rPr>
        <w:t xml:space="preserve">]. This combination of chemical variation and site resolved data lets us ask where AI can assist and where scientific judgment remains decisive.</w:t>
      </w:r>
    </w:p>
    <w:p w:rsidR="00000000" w:rsidDel="00000000" w:rsidP="00000000" w:rsidRDefault="00000000" w:rsidRPr="00000000" w14:paraId="0000000C">
      <w:pPr>
        <w:rPr/>
      </w:pPr>
      <w:r w:rsidDel="00000000" w:rsidR="00000000" w:rsidRPr="00000000">
        <w:rPr>
          <w:rtl w:val="0"/>
        </w:rPr>
        <w:t xml:space="preserve">Scientific publishing has made the coherent story a measure of a successful paper. Editors have described story as the organizing principle of an article, asked authors to build discussion around a single theme, and called figures the backbone or even the most persuasive part of the paper [</w:t>
      </w:r>
      <w:hyperlink r:id="rId14">
        <w:r w:rsidDel="00000000" w:rsidR="00000000" w:rsidRPr="00000000">
          <w:rPr>
            <w:color w:val="0000ff"/>
            <w:u w:val="single"/>
            <w:rtl w:val="0"/>
          </w:rPr>
          <w:t xml:space="preserve">10.1038/nphys724</w:t>
        </w:r>
      </w:hyperlink>
      <w:r w:rsidDel="00000000" w:rsidR="00000000" w:rsidRPr="00000000">
        <w:rPr>
          <w:rtl w:val="0"/>
        </w:rPr>
        <w:t xml:space="preserve">; </w:t>
      </w:r>
      <w:hyperlink r:id="rId15">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6">
        <w:r w:rsidDel="00000000" w:rsidR="00000000" w:rsidRPr="00000000">
          <w:rPr>
            <w:color w:val="0000ff"/>
            <w:u w:val="single"/>
            <w:rtl w:val="0"/>
          </w:rPr>
          <w:t xml:space="preserve">10.1038/s44160-022-00067-8</w:t>
        </w:r>
      </w:hyperlink>
      <w:r w:rsidDel="00000000" w:rsidR="00000000" w:rsidRPr="00000000">
        <w:rPr>
          <w:rtl w:val="0"/>
        </w:rPr>
        <w:t xml:space="preserve">; </w:t>
      </w:r>
      <w:hyperlink r:id="rId17">
        <w:r w:rsidDel="00000000" w:rsidR="00000000" w:rsidRPr="00000000">
          <w:rPr>
            <w:color w:val="0000ff"/>
            <w:u w:val="single"/>
            <w:rtl w:val="0"/>
          </w:rPr>
          <w:t xml:space="preserve">10.1038/s41567-021-01332-x</w:t>
        </w:r>
      </w:hyperlink>
      <w:r w:rsidDel="00000000" w:rsidR="00000000" w:rsidRPr="00000000">
        <w:rPr>
          <w:rtl w:val="0"/>
        </w:rPr>
        <w:t xml:space="preserve">]. We accept the need for clarity and question the labor assigned to producing it. When data are structured, methods are explicit, and sources remain linked, a guided large language model (LLM) can compose much of the scientific story and return researchers' attention to the science.</w:t>
      </w:r>
    </w:p>
    <w:p w:rsidR="00000000" w:rsidDel="00000000" w:rsidP="00000000" w:rsidRDefault="00000000" w:rsidRPr="00000000" w14:paraId="0000000D">
      <w:pPr>
        <w:rPr/>
      </w:pPr>
      <w:r w:rsidDel="00000000" w:rsidR="00000000" w:rsidRPr="00000000">
        <w:rPr>
          <w:rtl w:val="0"/>
        </w:rPr>
        <w:t xml:space="preserve">That transfer of labor is useful only when fluent prose remains answerable to evidence. Storytelling can hide an inconvenient result even without generative AI [</w:t>
      </w:r>
      <w:hyperlink r:id="rId18">
        <w:r w:rsidDel="00000000" w:rsidR="00000000" w:rsidRPr="00000000">
          <w:rPr>
            <w:color w:val="0000ff"/>
            <w:u w:val="single"/>
            <w:rtl w:val="0"/>
          </w:rPr>
          <w:t xml:space="preserve">10.1038/nmeth.2726</w:t>
        </w:r>
      </w:hyperlink>
      <w:r w:rsidDel="00000000" w:rsidR="00000000" w:rsidRPr="00000000">
        <w:rPr>
          <w:rtl w:val="0"/>
        </w:rPr>
        <w:t xml:space="preserve">], and inexpensive polished text makes such failures easier to multiply. Ifargan and colleagues showed that interacting LLM agents can move from annotated data to human verifiable papers, with human guidance becoming more important as the research question grows more complex [</w:t>
      </w:r>
      <w:hyperlink r:id="rId19">
        <w:r w:rsidDel="00000000" w:rsidR="00000000" w:rsidRPr="00000000">
          <w:rPr>
            <w:color w:val="0000ff"/>
            <w:u w:val="single"/>
            <w:rtl w:val="0"/>
          </w:rPr>
          <w:t xml:space="preserve">10.1056/aioa2400555</w:t>
        </w:r>
      </w:hyperlink>
      <w:r w:rsidDel="00000000" w:rsidR="00000000" w:rsidRPr="00000000">
        <w:rPr>
          <w:rtl w:val="0"/>
        </w:rPr>
        <w:t xml:space="preserve">]. We adopt the same essential standard: the story must answer the record. We test it here by following density functional theory (DFT) data through adsorption scaling and thermodynamic analysis in </w:t>
      </w:r>
      <w:hyperlink w:anchor="bookmark=id.tnas8qnri090">
        <w:r w:rsidDel="00000000" w:rsidR="00000000" w:rsidRPr="00000000">
          <w:rPr>
            <w:color w:val="0000ff"/>
            <w:u w:val="single"/>
            <w:rtl w:val="0"/>
          </w:rPr>
          <w:t xml:space="preserve">Figure 2</w:t>
        </w:r>
      </w:hyperlink>
      <w:r w:rsidDel="00000000" w:rsidR="00000000" w:rsidRPr="00000000">
        <w:rPr>
          <w:rtl w:val="0"/>
        </w:rPr>
        <w:t xml:space="preserve">, extending the analysis with machine learning (ML) in </w:t>
      </w: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and directing the LLM to write the complete article. We still decide what question to ask, how to test it, and what the evidence permits us to say.</w:t>
      </w:r>
    </w:p>
    <w:p w:rsidR="00000000" w:rsidDel="00000000" w:rsidP="00000000" w:rsidRDefault="00000000" w:rsidRPr="00000000" w14:paraId="0000000E">
      <w:pPr>
        <w:pStyle w:val="Heading1"/>
        <w:rPr/>
      </w:pPr>
      <w:r w:rsidDel="00000000" w:rsidR="00000000" w:rsidRPr="00000000">
        <w:rPr>
          <w:rtl w:val="0"/>
        </w:rPr>
        <w:t xml:space="preserve">2. Computational methods</w:t>
      </w:r>
    </w:p>
    <w:p w:rsidR="00000000" w:rsidDel="00000000" w:rsidP="00000000" w:rsidRDefault="00000000" w:rsidRPr="00000000" w14:paraId="0000000F">
      <w:pPr>
        <w:pStyle w:val="Heading2"/>
        <w:rPr/>
      </w:pPr>
      <w:r w:rsidDel="00000000" w:rsidR="00000000" w:rsidRPr="00000000">
        <w:rPr>
          <w:rtl w:val="0"/>
        </w:rPr>
        <w:t xml:space="preserve">2.1. Catalyst structures</w:t>
      </w:r>
    </w:p>
    <w:p w:rsidR="00000000" w:rsidDel="00000000" w:rsidP="00000000" w:rsidRDefault="00000000" w:rsidRPr="00000000" w14:paraId="00000010">
      <w:pPr>
        <w:rPr/>
      </w:pPr>
      <w:r w:rsidDel="00000000" w:rsidR="00000000" w:rsidRPr="00000000">
        <w:rPr>
          <w:rtl w:val="0"/>
        </w:rPr>
        <w:t xml:space="preserve">We assembled the molecular catalysts from the components shown in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Following the notation introduced in our data article [</w:t>
      </w:r>
      <w:hyperlink r:id="rId20">
        <w:r w:rsidDel="00000000" w:rsidR="00000000" w:rsidRPr="00000000">
          <w:rPr>
            <w:color w:val="0000ff"/>
            <w:u w:val="single"/>
            <w:rtl w:val="0"/>
          </w:rPr>
          <w:t xml:space="preserve">10.1016/j.dib.2026.112806</w:t>
        </w:r>
      </w:hyperlink>
      <w:r w:rsidDel="00000000" w:rsidR="00000000" w:rsidRPr="00000000">
        <w:rPr>
          <w:rtl w:val="0"/>
        </w:rPr>
        <w:t xml:space="preserve">], A2 denotes the fixed dialdehyde and B1 and B2 denote the two diamines. Each molecule contains two metal centers chosen from Cr, Mn, Fe, Co, Ni, and Cu and bridge atoms selected from N, O, or S.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rsidR="00000000" w:rsidDel="00000000" w:rsidP="00000000" w:rsidRDefault="00000000" w:rsidRPr="00000000" w14:paraId="00000011">
      <w:pPr>
        <w:rPr/>
      </w:pPr>
      <w:r w:rsidDel="00000000" w:rsidR="00000000" w:rsidRPr="00000000">
        <w:rPr>
          <w:rtl w:val="0"/>
        </w:rPr>
        <w:t xml:space="preserve">We retained the catalyst identity, metal positions, ligand components, and charge metadata in the Atomic Simulation Environment (ASE) database.</w:t>
      </w:r>
    </w:p>
    <w:p w:rsidR="00000000" w:rsidDel="00000000" w:rsidP="00000000" w:rsidRDefault="00000000" w:rsidRPr="00000000" w14:paraId="00000012">
      <w:pPr>
        <w:pStyle w:val="Heading2"/>
        <w:rPr/>
      </w:pPr>
      <w:r w:rsidDel="00000000" w:rsidR="00000000" w:rsidRPr="00000000">
        <w:rPr>
          <w:rtl w:val="0"/>
        </w:rPr>
        <w:t xml:space="preserve">2.2. DFT calculations and adsorption structures</w:t>
      </w:r>
    </w:p>
    <w:p w:rsidR="00000000" w:rsidDel="00000000" w:rsidP="00000000" w:rsidRDefault="00000000" w:rsidRPr="00000000" w14:paraId="00000013">
      <w:pPr>
        <w:rPr/>
      </w:pPr>
      <w:r w:rsidDel="00000000" w:rsidR="00000000" w:rsidRPr="00000000">
        <w:rPr>
          <w:rtl w:val="0"/>
        </w:rPr>
        <w:t xml:space="preserve">We performed spin polarized DFT calculations with GPAW 26.7 and ASE 3.29.0 software [</w:t>
      </w:r>
      <w:hyperlink r:id="rId21">
        <w:r w:rsidDel="00000000" w:rsidR="00000000" w:rsidRPr="00000000">
          <w:rPr>
            <w:color w:val="0000ff"/>
            <w:u w:val="single"/>
            <w:rtl w:val="0"/>
          </w:rPr>
          <w:t xml:space="preserve">10.1063/5.0182685</w:t>
        </w:r>
      </w:hyperlink>
      <w:r w:rsidDel="00000000" w:rsidR="00000000" w:rsidRPr="00000000">
        <w:rPr>
          <w:rtl w:val="0"/>
        </w:rPr>
        <w:t xml:space="preserve">; </w:t>
      </w:r>
      <w:hyperlink r:id="rId22">
        <w:r w:rsidDel="00000000" w:rsidR="00000000" w:rsidRPr="00000000">
          <w:rPr>
            <w:color w:val="0000ff"/>
            <w:u w:val="single"/>
            <w:rtl w:val="0"/>
          </w:rPr>
          <w:t xml:space="preserve">10.1088/1361-648X/aa680e</w:t>
        </w:r>
      </w:hyperlink>
      <w:r w:rsidDel="00000000" w:rsidR="00000000" w:rsidRPr="00000000">
        <w:rPr>
          <w:rtl w:val="0"/>
        </w:rPr>
        <w:t xml:space="preserve">]. We used the projector augmented wave method, the revised Perdew–Burke–Ernzerhof functional, and the D4 dispersion correction [</w:t>
      </w:r>
      <w:hyperlink r:id="rId23">
        <w:r w:rsidDel="00000000" w:rsidR="00000000" w:rsidRPr="00000000">
          <w:rPr>
            <w:color w:val="0000ff"/>
            <w:u w:val="single"/>
            <w:rtl w:val="0"/>
          </w:rPr>
          <w:t xml:space="preserve">10.1063/1.5090222</w:t>
        </w:r>
      </w:hyperlink>
      <w:r w:rsidDel="00000000" w:rsidR="00000000" w:rsidRPr="00000000">
        <w:rPr>
          <w:rtl w:val="0"/>
        </w:rPr>
        <w:t xml:space="preserve">]. The calculations used a plane wave cutoff of 550 eV, a real space grid spacing of 0.16 Å, and 6.00 Å vacuum. We fully optimized every atomic structure until the maximum force was below 0.05 eV Å⁻¹. We previously used the same calculation setup for related molecular catalysts [</w:t>
      </w:r>
      <w:hyperlink r:id="rId24">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placed O, OH, and OOH at the metal adsorption sites identified in </w:t>
      </w:r>
      <w:hyperlink w:anchor="bookmark=id.rw2ojdt873b4">
        <w:r w:rsidDel="00000000" w:rsidR="00000000" w:rsidRPr="00000000">
          <w:rPr>
            <w:color w:val="0000ff"/>
            <w:u w:val="single"/>
            <w:rtl w:val="0"/>
          </w:rPr>
          <w:t xml:space="preserve">Figure 1</w:t>
        </w:r>
      </w:hyperlink>
      <w:r w:rsidDel="00000000" w:rsidR="00000000" w:rsidRPr="00000000">
        <w:rPr>
          <w:rtl w:val="0"/>
        </w:rPr>
        <w:t xml:space="preserve"> and fully optimized each structure. We calculated gas phase H₂ and H₂O with the same settings. We joined all total energies by catalyst name and adsorption site label, so each reaction pathway refers to one metal atom in one molecular catalyst.</w:t>
      </w:r>
    </w:p>
    <w:p w:rsidR="00000000" w:rsidDel="00000000" w:rsidP="00000000" w:rsidRDefault="00000000" w:rsidRPr="00000000" w14:paraId="00000016">
      <w:pPr>
        <w:rPr/>
      </w:pPr>
      <w:r w:rsidDel="00000000" w:rsidR="00000000" w:rsidRPr="00000000">
        <w:rPr>
          <w:rtl w:val="0"/>
        </w:rPr>
        <w:t xml:space="preserve">We obtained the adsorption energies of O, OH, and OOH from the total energies of the corresponding adsorbed structure, clean catalyst, H₂, and H₂O:</w:t>
      </w:r>
    </w:p>
    <w:p w:rsidR="00000000" w:rsidDel="00000000" w:rsidP="00000000" w:rsidRDefault="00000000" w:rsidRPr="00000000" w14:paraId="00000017">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(1)</w:t>
      </w:r>
    </w:p>
    <w:p w:rsidR="00000000" w:rsidDel="00000000" w:rsidP="00000000" w:rsidRDefault="00000000" w:rsidRPr="00000000" w14:paraId="00000019">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(2)</w:t>
      </w:r>
    </w:p>
    <w:p w:rsidR="00000000" w:rsidDel="00000000" w:rsidP="00000000" w:rsidRDefault="00000000" w:rsidRPr="00000000" w14:paraId="0000001B">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(3)</w:t>
      </w:r>
    </w:p>
    <w:p w:rsidR="00000000" w:rsidDel="00000000" w:rsidP="00000000" w:rsidRDefault="00000000" w:rsidRPr="00000000" w14:paraId="0000001D">
      <w:pPr>
        <w:rPr/>
      </w:pPr>
      <w:r w:rsidDel="00000000" w:rsidR="00000000" w:rsidRPr="00000000">
        <w:rPr>
          <w:rtl w:val="0"/>
        </w:rPr>
        <w:t xml:space="preserve">In Eqs. (1)–(3), the left side is the adsorption energy of the named intermediate. The terms on the right are the total energies of the adsorbed catalyst, the clean catalyst, gas phase H₂, and gas phase H₂O; * denotes the adsorption site. We used the supplied corrected adsorption free energies for scaling and thermodynamic analyses.</w:t>
      </w:r>
    </w:p>
    <w:p w:rsidR="00000000" w:rsidDel="00000000" w:rsidP="00000000" w:rsidRDefault="00000000" w:rsidRPr="00000000" w14:paraId="0000001E">
      <w:pPr>
        <w:pStyle w:val="Heading2"/>
        <w:rPr/>
      </w:pPr>
      <w:r w:rsidDel="00000000" w:rsidR="00000000" w:rsidRPr="00000000">
        <w:rPr>
          <w:rtl w:val="0"/>
        </w:rPr>
        <w:t xml:space="preserve">2.3. Adsorption free energies and ORR thermodynamics</w:t>
      </w:r>
    </w:p>
    <w:p w:rsidR="00000000" w:rsidDel="00000000" w:rsidP="00000000" w:rsidRDefault="00000000" w:rsidRPr="00000000" w14:paraId="0000001F">
      <w:pPr>
        <w:rPr/>
      </w:pPr>
      <w:r w:rsidDel="00000000" w:rsidR="00000000" w:rsidRPr="00000000">
        <w:rPr>
          <w:rtl w:val="0"/>
        </w:rPr>
        <w:t xml:space="preserve">We converted adsorption energies to adsorption free energies by adding the zero point and entropic corrections:</w:t>
      </w:r>
    </w:p>
    <w:p w:rsidR="00000000" w:rsidDel="00000000" w:rsidP="00000000" w:rsidRDefault="00000000" w:rsidRPr="00000000" w14:paraId="00000020">
      <w:pPr>
        <w:jc w:val="center"/>
        <w:rPr>
          <w:rFonts w:ascii="Cambria Math" w:cs="Cambria Math" w:eastAsia="Cambria Math" w:hAnsi="Cambria Math"/>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ZP,X</m:t>
            </m:r>
          </m:sub>
        </m:sSub>
        <m:r>
          <w:rPr>
            <w:rFonts w:ascii="Cambria Math" w:cs="Cambria Math" w:eastAsia="Cambria Math" w:hAnsi="Cambria Math"/>
          </w:rPr>
          <m:t xml:space="preserve"> - T</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m:oMath>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(4)</w:t>
      </w:r>
    </w:p>
    <w:p w:rsidR="00000000" w:rsidDel="00000000" w:rsidP="00000000" w:rsidRDefault="00000000" w:rsidRPr="00000000" w14:paraId="00000022">
      <w:pPr>
        <w:rPr/>
      </w:pPr>
      <w:r w:rsidDel="00000000" w:rsidR="00000000" w:rsidRPr="00000000">
        <w:rPr>
          <w:rtl w:val="0"/>
        </w:rPr>
        <w:t xml:space="preserve">In Eq. (4), </w:t>
      </w:r>
      <w:r w:rsidDel="00000000" w:rsidR="00000000" w:rsidRPr="00000000">
        <w:rPr>
          <w:i w:val="1"/>
          <w:iCs w:val="1"/>
          <w:rtl w:val="0"/>
        </w:rPr>
        <w:t xml:space="preserve">X</w:t>
      </w:r>
      <w:r w:rsidDel="00000000" w:rsidR="00000000" w:rsidRPr="00000000">
        <w:rPr>
          <w:rtl w:val="0"/>
        </w:rPr>
        <w:t xml:space="preserve"> denotes O, OH, or OOH; </w:t>
      </w:r>
      <w:r w:rsidDel="00000000" w:rsidR="00000000" w:rsidRPr="00000000">
        <w:rPr>
          <w:i w:val="1"/>
          <w:iCs w:val="1"/>
          <w:rtl w:val="0"/>
        </w:rPr>
        <w:t xml:space="preserve">E</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denote electronic energy and Gibbs free energy; </w:t>
      </w:r>
      <w:r w:rsidDel="00000000" w:rsidR="00000000" w:rsidRPr="00000000">
        <w:rPr>
          <w:i w:val="1"/>
          <w:iCs w:val="1"/>
          <w:rtl w:val="0"/>
        </w:rPr>
        <w:t xml:space="preserve">T</w:t>
      </w:r>
      <w:r w:rsidDel="00000000" w:rsidR="00000000" w:rsidRPr="00000000">
        <w:rPr>
          <w:rtl w:val="0"/>
        </w:rPr>
        <w:t xml:space="preserve"> is temperature; </w:t>
      </w:r>
      <w:r w:rsidDel="00000000" w:rsidR="00000000" w:rsidRPr="00000000">
        <w:rPr>
          <w:i w:val="1"/>
          <w:iCs w:val="1"/>
          <w:rtl w:val="0"/>
        </w:rPr>
        <w:t xml:space="preserve">S</w:t>
      </w:r>
      <w:r w:rsidDel="00000000" w:rsidR="00000000" w:rsidRPr="00000000">
        <w:rPr>
          <w:rtl w:val="0"/>
        </w:rPr>
        <w:t xml:space="preserve"> is entropy; and ZP identifies the zero point contribution. The supplied adsorption free energies already include these corrections. We evaluated the four reduction potentials for the associative four electron ORR pathway with the computational hydrogen electrode (CHE) method [</w:t>
      </w:r>
      <w:hyperlink r:id="rId25">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23">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(5)</w:t>
      </w:r>
    </w:p>
    <w:p w:rsidR="00000000" w:rsidDel="00000000" w:rsidP="00000000" w:rsidRDefault="00000000" w:rsidRPr="00000000" w14:paraId="00000025">
      <w:pPr>
        <w:rPr/>
      </w:pPr>
      <w:r w:rsidDel="00000000" w:rsidR="00000000" w:rsidRPr="00000000">
        <w:rPr>
          <w:rtl w:val="0"/>
        </w:rPr>
        <w:t xml:space="preserve">Equation (5) lists the positive step reduction potentials for four reductions: O₂ to OOH, OOH to O, O to OH, and OH to H₂O; </w:t>
      </w:r>
      <w:r w:rsidDel="00000000" w:rsidR="00000000" w:rsidRPr="00000000">
        <w:rPr>
          <w:i w:val="1"/>
          <w:iCs w:val="1"/>
          <w:rtl w:val="0"/>
        </w:rPr>
        <w:t xml:space="preserve">e</w:t>
      </w:r>
      <w:r w:rsidDel="00000000" w:rsidR="00000000" w:rsidRPr="00000000">
        <w:rPr>
          <w:rtl w:val="0"/>
        </w:rPr>
        <w:t xml:space="preserve"> is the elementary charge. The limiting potential is the lowest of the four step potentials:</w:t>
      </w:r>
    </w:p>
    <w:p w:rsidR="00000000" w:rsidDel="00000000" w:rsidP="00000000" w:rsidRDefault="00000000" w:rsidRPr="00000000" w14:paraId="000000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(6)</w:t>
      </w:r>
    </w:p>
    <w:p w:rsidR="00000000" w:rsidDel="00000000" w:rsidP="00000000" w:rsidRDefault="00000000" w:rsidRPr="00000000" w14:paraId="00000028">
      <w:pPr>
        <w:rPr/>
      </w:pPr>
      <w:r w:rsidDel="00000000" w:rsidR="00000000" w:rsidRPr="00000000">
        <w:rPr>
          <w:rtl w:val="0"/>
        </w:rPr>
        <w:t xml:space="preserve">The symbol on the left of Eq. (6) is the limiting potential. We evaluated the ORR overpotential relative to the 1.23 V equilibrium potential:</w:t>
      </w:r>
    </w:p>
    <w:p w:rsidR="00000000" w:rsidDel="00000000" w:rsidP="00000000" w:rsidRDefault="00000000" w:rsidRPr="00000000" w14:paraId="00000029">
      <w:pPr>
        <w:jc w:val="center"/>
        <w:rPr>
          <w:rFonts w:ascii="Cambria Math" w:cs="Cambria Math" w:eastAsia="Cambria Math" w:hAnsi="Cambria Math"/>
        </w:rPr>
      </w:pP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(7)</w:t>
      </w:r>
    </w:p>
    <w:p w:rsidR="00000000" w:rsidDel="00000000" w:rsidP="00000000" w:rsidRDefault="00000000" w:rsidRPr="00000000" w14:paraId="0000002B">
      <w:pPr>
        <w:rPr/>
      </w:pPr>
      <w:r w:rsidDel="00000000" w:rsidR="00000000" w:rsidRPr="00000000">
        <w:rPr>
          <w:rtl w:val="0"/>
        </w:rPr>
        <w:t xml:space="preserve">Equation (7) gives the ORR overpotential. Chemical subscripts in Eqs. (5)–(7) identify the adsorbed intermediate or the reaction quantity.</w:t>
      </w:r>
    </w:p>
    <w:p w:rsidR="00000000" w:rsidDel="00000000" w:rsidP="00000000" w:rsidRDefault="00000000" w:rsidRPr="00000000" w14:paraId="0000002C">
      <w:pPr>
        <w:pStyle w:val="Heading2"/>
        <w:rPr/>
      </w:pPr>
      <w:r w:rsidDel="00000000" w:rsidR="00000000" w:rsidRPr="00000000">
        <w:rPr>
          <w:rtl w:val="0"/>
        </w:rPr>
        <w:t xml:space="preserve">2.4. Scaling and thermodynamic activity analyses</w:t>
      </w:r>
    </w:p>
    <w:p w:rsidR="00000000" w:rsidDel="00000000" w:rsidP="00000000" w:rsidRDefault="00000000" w:rsidRPr="00000000" w14:paraId="0000002D">
      <w:pPr>
        <w:rPr/>
      </w:pPr>
      <w:r w:rsidDel="00000000" w:rsidR="00000000" w:rsidRPr="00000000">
        <w:rPr>
          <w:rtl w:val="0"/>
        </w:rPr>
        <w:t xml:space="preserve">We described the correlations of O and OOH adsorption free energies with OH adsorption free energy by ordinary least squares:</w:t>
      </w:r>
    </w:p>
    <w:p w:rsidR="00000000" w:rsidDel="00000000" w:rsidP="00000000" w:rsidRDefault="00000000" w:rsidRPr="00000000" w14:paraId="0000002E">
      <w:pPr>
        <w:jc w:val="center"/>
        <w:rPr/>
      </w:pP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m:t xml:space="preserve"> </m:t>
        </m:r>
        <m:r>
          <w:rP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m:t xml:space="preserve"> </m:t>
        </m:r>
      </m:oMath>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(8)</w:t>
      </w:r>
    </w:p>
    <w:p w:rsidR="00000000" w:rsidDel="00000000" w:rsidP="00000000" w:rsidRDefault="00000000" w:rsidRPr="00000000" w14:paraId="00000030">
      <w:pPr>
        <w:rPr/>
      </w:pPr>
      <w:r w:rsidDel="00000000" w:rsidR="00000000" w:rsidRPr="00000000">
        <w:rPr>
          <w:rtl w:val="0"/>
        </w:rPr>
        <w:t xml:space="preserve">In Eq. (8), α and β are the slope and intercept for the intermediate identified by the subscript. The curves in Figures 2 and 3 propagate the corresponding global fits through the four reaction steps. We also considered the electrochemical step symmetry index and free energy span as complementary thermodynamic interpretations [</w:t>
      </w:r>
      <w:hyperlink r:id="rId26">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27">
        <w:r w:rsidDel="00000000" w:rsidR="00000000" w:rsidRPr="00000000">
          <w:rPr>
            <w:color w:val="0000ff"/>
            <w:u w:val="single"/>
            <w:rtl w:val="0"/>
          </w:rPr>
          <w:t xml:space="preserve">10.1021/acscatal.2c03997</w:t>
        </w:r>
      </w:hyperlink>
      <w:r w:rsidDel="00000000" w:rsidR="00000000" w:rsidRPr="00000000">
        <w:rPr>
          <w:rtl w:val="0"/>
        </w:rPr>
        <w:t xml:space="preserve">]. For comparison, we defined an ideal relation with an OOH–OH free energy separation of 2.46 eV and the corresponding two-branch overpotential:</w:t>
      </w:r>
    </w:p>
    <w:p w:rsidR="00000000" w:rsidDel="00000000" w:rsidP="00000000" w:rsidRDefault="00000000" w:rsidRPr="00000000" w14:paraId="00000031">
      <w:pPr>
        <w:jc w:val="center"/>
        <w:rPr/>
      </w:pP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m:t>
        </m:r>
        <m:r>
          <w:rPr/>
          <m:t xml:space="preserve"> </m:t>
        </m:r>
        <m:sSub>
          <m:sSubPr>
            <m:ctrlPr>
              <w:rPr>
                <w:rFonts w:ascii="Cambria Math" w:cs="Cambria Math" w:eastAsia="Cambria Math" w:hAnsi="Cambria Math"/>
              </w:rPr>
            </m:ctrlPr>
          </m:sSubPr>
          <m:e>
            <m:r>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(9)</w:t>
      </w:r>
    </w:p>
    <w:p w:rsidR="00000000" w:rsidDel="00000000" w:rsidP="00000000" w:rsidRDefault="00000000" w:rsidRPr="00000000" w14:paraId="00000033">
      <w:pPr>
        <w:rPr/>
      </w:pPr>
      <w:r w:rsidDel="00000000" w:rsidR="00000000" w:rsidRPr="00000000">
        <w:rPr>
          <w:rtl w:val="0"/>
        </w:rPr>
        <w:t xml:space="preserve">In Eq. (9), OH removal defines the left branch and OOH formation the right branch. They meet at an OH adsorption free energy of 1.23 eV and zero overpotential. This reference represents balanced binding; the catalyst points and fitted curves use all four reaction steps. Thermodynamic rankings describe reaction free energies, while kinetic activity also depends on activation barriers.</w:t>
      </w:r>
    </w:p>
    <w:p w:rsidR="00000000" w:rsidDel="00000000" w:rsidP="00000000" w:rsidRDefault="00000000" w:rsidRPr="00000000" w14:paraId="00000034">
      <w:pPr>
        <w:pStyle w:val="Heading2"/>
        <w:rPr/>
      </w:pPr>
      <w:r w:rsidDel="00000000" w:rsidR="00000000" w:rsidRPr="00000000">
        <w:rPr>
          <w:rtl w:val="0"/>
        </w:rPr>
        <w:t xml:space="preserve">2.5. ML regression analysis</w:t>
      </w:r>
    </w:p>
    <w:p w:rsidR="00000000" w:rsidDel="00000000" w:rsidP="00000000" w:rsidRDefault="00000000" w:rsidRPr="00000000" w14:paraId="00000035">
      <w:pPr>
        <w:rPr/>
      </w:pPr>
      <w:r w:rsidDel="00000000" w:rsidR="00000000" w:rsidRPr="00000000">
        <w:rPr>
          <w:rtl w:val="0"/>
        </w:rPr>
        <w:t xml:space="preserve">For the ML analysis, we used fitted ridge regression models for OH, O, and OOH adsorption free energies. Their clean catalyst descriptors represent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and evaluated the overpotential with Eqs. (5)–(7).</w:t>
      </w:r>
    </w:p>
    <w:p w:rsidR="00000000" w:rsidDel="00000000" w:rsidP="00000000" w:rsidRDefault="00000000" w:rsidRPr="00000000" w14:paraId="00000036">
      <w:pPr>
        <w:rPr/>
      </w:pP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shows predicted trends across the molecular library, including sites used for model fitting. The supplied validation predictions confirmed that the saved models were reproduced; the figure containing all predicted sites does not measure independent predictive accuracy.</w:t>
      </w:r>
    </w:p>
    <w:p w:rsidR="00000000" w:rsidDel="00000000" w:rsidP="00000000" w:rsidRDefault="00000000" w:rsidRPr="00000000" w14:paraId="00000037">
      <w:pPr>
        <w:pStyle w:val="Heading2"/>
        <w:rPr/>
      </w:pPr>
      <w:r w:rsidDel="00000000" w:rsidR="00000000" w:rsidRPr="00000000">
        <w:rPr>
          <w:rtl w:val="0"/>
        </w:rPr>
        <w:t xml:space="preserve">2.6. AI assisted manuscript generation</w:t>
      </w:r>
    </w:p>
    <w:p w:rsidR="00000000" w:rsidDel="00000000" w:rsidP="00000000" w:rsidRDefault="00000000" w:rsidRPr="00000000" w14:paraId="00000038">
      <w:pPr>
        <w:rPr/>
      </w:pPr>
      <w:r w:rsidDel="00000000" w:rsidR="00000000" w:rsidRPr="00000000">
        <w:rPr>
          <w:rtl w:val="0"/>
        </w:rPr>
        <w:t xml:space="preserve">We used an LLM accessed through OpenAI Codex to generate the complete manuscript and to assist with analysis and figure code. We designed this part of the study around a direct question: can an LLM write a coherent scientific article when a traceable research record sets the boundary of every claim? Related work has shown that LLM agents can move from annotated data to human verifiable papers [</w:t>
      </w:r>
      <w:hyperlink r:id="rId28">
        <w:r w:rsidDel="00000000" w:rsidR="00000000" w:rsidRPr="00000000">
          <w:rPr>
            <w:color w:val="0000ff"/>
            <w:u w:val="single"/>
            <w:rtl w:val="0"/>
          </w:rPr>
          <w:t xml:space="preserve">10.1056/aioa2400555</w:t>
        </w:r>
      </w:hyperlink>
      <w:r w:rsidDel="00000000" w:rsidR="00000000" w:rsidRPr="00000000">
        <w:rPr>
          <w:rtl w:val="0"/>
        </w:rPr>
        <w:t xml:space="preserve">]. Evidence of widespread LLM assisted writing makes those boundaries and their verification increasingly important [</w:t>
      </w:r>
      <w:hyperlink r:id="rId29">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We supplied the research question, databases, regression coefficients, literature, and writing instructions. From this record, the LLM drafted analysis and figure code and successive versions of the article. Each revision began and ended with our scientific judgment. We chose which quantities belonged together and which interpretations deserved testing, then traced the resulting code, figures, citations, and prose back to their evidence. Whenever the language outran that evidence, we corrected it. The manuscript is therefore both the report of the study and the object of this test.</w:t>
      </w:r>
    </w:p>
    <w:p w:rsidR="00000000" w:rsidDel="00000000" w:rsidP="00000000" w:rsidRDefault="00000000" w:rsidRPr="00000000" w14:paraId="0000003A">
      <w:pPr>
        <w:pStyle w:val="Heading1"/>
        <w:rPr/>
      </w:pPr>
      <w:r w:rsidDel="00000000" w:rsidR="00000000" w:rsidRPr="00000000">
        <w:rPr>
          <w:rtl w:val="0"/>
        </w:rPr>
        <w:t xml:space="preserve">3. Results and discussion</w:t>
      </w:r>
    </w:p>
    <w:p w:rsidR="00000000" w:rsidDel="00000000" w:rsidP="00000000" w:rsidRDefault="00000000" w:rsidRPr="00000000" w14:paraId="0000003B">
      <w:pPr>
        <w:pStyle w:val="Heading2"/>
        <w:rPr/>
      </w:pPr>
      <w:r w:rsidDel="00000000" w:rsidR="00000000" w:rsidRPr="00000000">
        <w:rPr>
          <w:rtl w:val="0"/>
        </w:rPr>
        <w:t xml:space="preserve">3.1. Molecular design space and site identity</w:t>
      </w:r>
    </w:p>
    <w:p w:rsidR="00000000" w:rsidDel="00000000" w:rsidP="00000000" w:rsidRDefault="00000000" w:rsidRPr="00000000" w14:paraId="0000003C">
      <w:pPr>
        <w:rPr/>
      </w:pP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rsidR="00000000" w:rsidDel="00000000" w:rsidP="00000000" w:rsidRDefault="00000000" w:rsidRPr="00000000" w14:paraId="0000003D">
      <w:pPr>
        <w:jc w:val="center"/>
        <w:rPr/>
      </w:pPr>
      <w:r w:rsidDel="00000000" w:rsidR="00000000" w:rsidRPr="00000000">
        <w:rPr/>
        <w:drawing>
          <wp:inline distB="0" distT="0" distL="114300" distR="114300">
            <wp:extent cx="3060000" cy="2691031"/>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060000" cy="26910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Figure 1.</w:t>
      </w:r>
      <w:r w:rsidDel="00000000" w:rsidR="00000000" w:rsidRPr="00000000">
        <w:rPr>
          <w:rtl w:val="0"/>
        </w:rP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1">
        <w:r w:rsidDel="00000000" w:rsidR="00000000" w:rsidRPr="00000000">
          <w:rPr>
            <w:color w:val="0000ff"/>
            <w:u w:val="single"/>
            <w:rtl w:val="0"/>
          </w:rPr>
          <w:t xml:space="preserve">10.1016/j.dib.2026.112806</w:t>
        </w:r>
      </w:hyperlink>
      <w:r w:rsidDel="00000000" w:rsidR="00000000" w:rsidRPr="00000000">
        <w:rPr>
          <w:rtl w:val="0"/>
        </w:rPr>
        <w:t xml:space="preserve">]. The arrows identify the metal region, bridge, diamine, and lower aromatic ring assigned to A2.</w:t>
      </w:r>
    </w:p>
    <w:p w:rsidR="00000000" w:rsidDel="00000000" w:rsidP="00000000" w:rsidRDefault="00000000" w:rsidRPr="00000000" w14:paraId="0000003F">
      <w:pPr>
        <w:rPr/>
      </w:pPr>
      <w:r w:rsidDel="00000000" w:rsidR="00000000" w:rsidRPr="00000000">
        <w:rPr>
          <w:rtl w:val="0"/>
        </w:rPr>
        <w:t xml:space="preserve">The clean database contains 88 catalyst structures. Exact matching of the raw adsorption databases produced 123 complete pathways across 82 catalysts. </w:t>
      </w:r>
      <w:hyperlink w:anchor="bookmark=id.tnas8qnri090">
        <w:r w:rsidDel="00000000" w:rsidR="00000000" w:rsidRPr="00000000">
          <w:rPr>
            <w:color w:val="0000ff"/>
            <w:u w:val="single"/>
            <w:rtl w:val="0"/>
          </w:rPr>
          <w:t xml:space="preserve">Figure 2</w:t>
        </w:r>
      </w:hyperlink>
      <w:r w:rsidDel="00000000" w:rsidR="00000000" w:rsidRPr="00000000">
        <w:rPr>
          <w:rtl w:val="0"/>
        </w:rPr>
        <w:t xml:space="preserve"> contains 118 pathways across 79 catalysts, and </w:t>
      </w: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contains 144 predicted sites across 87 catalysts.</w:t>
      </w:r>
    </w:p>
    <w:p w:rsidR="00000000" w:rsidDel="00000000" w:rsidP="00000000" w:rsidRDefault="00000000" w:rsidRPr="00000000" w14:paraId="00000040">
      <w:pPr>
        <w:pStyle w:val="Heading2"/>
        <w:rPr/>
      </w:pPr>
      <w:r w:rsidDel="00000000" w:rsidR="00000000" w:rsidRPr="00000000">
        <w:rPr>
          <w:rtl w:val="0"/>
        </w:rPr>
        <w:t xml:space="preserve">3.2. Adsorption scaling and calculated ORR thermodynamics</w:t>
      </w:r>
    </w:p>
    <w:p w:rsidR="00000000" w:rsidDel="00000000" w:rsidP="00000000" w:rsidRDefault="00000000" w:rsidRPr="00000000" w14:paraId="00000041">
      <w:pPr>
        <w:rPr/>
      </w:pPr>
      <w:hyperlink w:anchor="bookmark=id.p31wzysnwg0v">
        <w:r w:rsidDel="00000000" w:rsidR="00000000" w:rsidRPr="00000000">
          <w:rPr>
            <w:color w:val="0000ff"/>
            <w:u w:val="single"/>
            <w:rtl w:val="0"/>
          </w:rPr>
          <w:t xml:space="preserve">Figure 2a</w:t>
        </w:r>
      </w:hyperlink>
      <w:r w:rsidDel="00000000" w:rsidR="00000000" w:rsidRPr="00000000">
        <w:rPr>
          <w:rtl w:val="0"/>
        </w:rP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hyperlink r:id="rId32">
        <w:r w:rsidDel="00000000" w:rsidR="00000000" w:rsidRPr="00000000">
          <w:rPr>
            <w:color w:val="0000ff"/>
            <w:u w:val="single"/>
            <w:rtl w:val="0"/>
          </w:rPr>
          <w:t xml:space="preserve">10.1021/jacs.4c12705</w:t>
        </w:r>
      </w:hyperlink>
      <w:r w:rsidDel="00000000" w:rsidR="00000000" w:rsidRPr="00000000">
        <w:rPr>
          <w:rtl w:val="0"/>
        </w:rPr>
        <w:t xml:space="preserve">; </w:t>
      </w:r>
      <w:hyperlink r:id="rId33">
        <w:r w:rsidDel="00000000" w:rsidR="00000000" w:rsidRPr="00000000">
          <w:rPr>
            <w:color w:val="0000ff"/>
            <w:u w:val="single"/>
            <w:rtl w:val="0"/>
          </w:rPr>
          <w:t xml:space="preserve">10.1002/adma.202403549</w:t>
        </w:r>
      </w:hyperlink>
      <w:r w:rsidDel="00000000" w:rsidR="00000000" w:rsidRPr="00000000">
        <w:rPr>
          <w:rtl w:val="0"/>
        </w:rPr>
        <w:t xml:space="preserve">]. The present trends provide a basis for examining such structural effects within a common molecular structure.</w:t>
      </w:r>
    </w:p>
    <w:p w:rsidR="00000000" w:rsidDel="00000000" w:rsidP="00000000" w:rsidRDefault="00000000" w:rsidRPr="00000000" w14:paraId="00000042">
      <w:pPr>
        <w:jc w:val="center"/>
        <w:rPr/>
      </w:pPr>
      <w:r w:rsidDel="00000000" w:rsidR="00000000" w:rsidRPr="00000000">
        <w:rPr/>
        <w:drawing>
          <wp:inline distB="0" distT="0" distL="114300" distR="114300">
            <wp:extent cx="6120000" cy="3059238"/>
            <wp:effectExtent b="0" l="0" r="0" t="0"/>
            <wp:docPr id="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120000" cy="3059238"/>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43">
      <w:pPr>
        <w:rPr/>
      </w:pPr>
      <w:r w:rsidDel="00000000" w:rsidR="00000000" w:rsidRPr="00000000">
        <w:rPr>
          <w:b w:val="1"/>
          <w:bCs w:val="1"/>
          <w:rtl w:val="0"/>
        </w:rPr>
        <w:t xml:space="preserve">Figure 2.</w:t>
      </w:r>
      <w:r w:rsidDel="00000000" w:rsidR="00000000" w:rsidRPr="00000000">
        <w:rPr>
          <w:rtl w:val="0"/>
        </w:rPr>
        <w:t xml:space="preserve"> Adsorption scaling and oxygen reduction thermodynamics from DFT. </w:t>
      </w:r>
      <w:hyperlink w:anchor="bookmark=id.dlkmofihxli8">
        <w:r w:rsidDel="00000000" w:rsidR="00000000" w:rsidRPr="00000000">
          <w:rPr>
            <w:color w:val="0000ff"/>
            <w:u w:val="single"/>
            <w:rtl w:val="0"/>
          </w:rPr>
          <w:t xml:space="preserve">Figure 1</w:t>
        </w:r>
      </w:hyperlink>
      <w:r w:rsidDel="00000000" w:rsidR="00000000" w:rsidRPr="00000000">
        <w:rPr>
          <w:rtl w:val="0"/>
        </w:rP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rsidR="00000000" w:rsidDel="00000000" w:rsidP="00000000" w:rsidRDefault="00000000" w:rsidRPr="00000000" w14:paraId="00000044">
      <w:pPr>
        <w:rPr/>
      </w:pPr>
      <w:hyperlink w:anchor="bookmark=id.tnas8qnri090">
        <w:r w:rsidDel="00000000" w:rsidR="00000000" w:rsidRPr="00000000">
          <w:rPr>
            <w:color w:val="0000ff"/>
            <w:u w:val="single"/>
            <w:rtl w:val="0"/>
          </w:rPr>
          <w:t xml:space="preserve">Figure 2b</w:t>
        </w:r>
      </w:hyperlink>
      <w:r w:rsidDel="00000000" w:rsidR="00000000" w:rsidRPr="00000000">
        <w:rPr>
          <w:rtl w:val="0"/>
        </w:rPr>
        <w:t xml:space="preserve"> shows the calculated conventional computational hydrogen electrode overpotential, with the vertical axis reversed. The lowest value in the plotted dataset is 0.34 V at the Mn adsorption site of a Cr–Mn catalyst with </w:t>
      </w:r>
      <w:r w:rsidDel="00000000" w:rsidR="00000000" w:rsidRPr="00000000">
        <w:rPr>
          <w:i w:val="1"/>
          <w:iCs w:val="1"/>
          <w:rtl w:val="0"/>
        </w:rPr>
        <w:t xml:space="preserve">S</w:t>
      </w:r>
      <w:r w:rsidDel="00000000" w:rsidR="00000000" w:rsidRPr="00000000">
        <w:rPr>
          <w:rtl w:val="0"/>
        </w:rPr>
        <w:t xml:space="preserve"> bridge atoms and B1 diamine. Its adsorption free energies are 0.89 eV for OH, 1.99 eV for O, and 3.41 eV for OOH. The corresponding step potentials are 1.51, 1.42, 1.10, and 0.89 V, so reduction of OH to water determines the limiting potential. This Mn site approaches the balance required by the CHE volcano more closely than the other plotted sites. Establishing a causal role for the bridge or diamine requires comparisons across matched structures. The ranking applies to the present structures, corrections, matching rules, and plotted dataset.</w:t>
      </w:r>
    </w:p>
    <w:p w:rsidR="00000000" w:rsidDel="00000000" w:rsidP="00000000" w:rsidRDefault="00000000" w:rsidRPr="00000000" w14:paraId="00000045">
      <w:pPr>
        <w:pStyle w:val="Heading2"/>
        <w:rPr/>
      </w:pPr>
      <w:r w:rsidDel="00000000" w:rsidR="00000000" w:rsidRPr="00000000">
        <w:rPr>
          <w:rtl w:val="0"/>
        </w:rPr>
        <w:t xml:space="preserve">3.3. Scaling and activity from regression predictions</w:t>
      </w:r>
    </w:p>
    <w:p w:rsidR="00000000" w:rsidDel="00000000" w:rsidP="00000000" w:rsidRDefault="00000000" w:rsidRPr="00000000" w14:paraId="00000046">
      <w:pPr>
        <w:rPr/>
      </w:pPr>
      <w:r w:rsidDel="00000000" w:rsidR="00000000" w:rsidRPr="00000000">
        <w:rPr>
          <w:rtl w:val="0"/>
        </w:rPr>
        <w:t xml:space="preserve">We next used regression to carry the adsorption analysis across the molecular library. </w:t>
      </w: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applies the same relations to predicted adsorption free energies for 144 sites across 87 catalysts. The predicted OOH–OH slope and intercept are 0.67 and 2.98 eV, while those for O–OH are 1.73 and 1.14 eV. Their proximity to the DFT relations in </w:t>
      </w:r>
      <w:hyperlink w:anchor="bookmark=id.tnas8qnri090">
        <w:r w:rsidDel="00000000" w:rsidR="00000000" w:rsidRPr="00000000">
          <w:rPr>
            <w:color w:val="0000ff"/>
            <w:u w:val="single"/>
            <w:rtl w:val="0"/>
          </w:rPr>
          <w:t xml:space="preserve">Figure 2</w:t>
        </w:r>
      </w:hyperlink>
      <w:r w:rsidDel="00000000" w:rsidR="00000000" w:rsidRPr="00000000">
        <w:rPr>
          <w:rtl w:val="0"/>
        </w:rPr>
        <w:t xml:space="preserve"> shows that the descriptors retain the broad adsorption trends represented in the available data.</w:t>
      </w:r>
    </w:p>
    <w:p w:rsidR="00000000" w:rsidDel="00000000" w:rsidP="00000000" w:rsidRDefault="00000000" w:rsidRPr="00000000" w14:paraId="00000047">
      <w:pPr>
        <w:rPr/>
      </w:pPr>
      <w:r w:rsidDel="00000000" w:rsidR="00000000" w:rsidRPr="00000000">
        <w:rPr>
          <w:rtl w:val="0"/>
        </w:rPr>
        <w:t xml:space="preserve">The predicted volcano places its lowest overpotential, 0.30 V, at the Fe adsorption site of an Fe–Mn catalyst with </w:t>
      </w:r>
      <w:r w:rsidDel="00000000" w:rsidR="00000000" w:rsidRPr="00000000">
        <w:rPr>
          <w:i w:val="1"/>
          <w:iCs w:val="1"/>
          <w:rtl w:val="0"/>
        </w:rPr>
        <w:t xml:space="preserve">S</w:t>
      </w:r>
      <w:r w:rsidDel="00000000" w:rsidR="00000000" w:rsidRPr="00000000">
        <w:rPr>
          <w:rtl w:val="0"/>
        </w:rPr>
        <w:t xml:space="preserve"> bridge atoms and B1 diamine. This site gives us a concrete candidate for further DFT calculations or experimental study. More generally, </w:t>
      </w: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turns the stored descriptors into a map of where additional work may be most informative. The plotted predictions include records used to fit the models, so they describe the represented molecular library and do not establish transfer to new chemical families.</w:t>
      </w:r>
    </w:p>
    <w:p w:rsidR="00000000" w:rsidDel="00000000" w:rsidP="00000000" w:rsidRDefault="00000000" w:rsidRPr="00000000" w14:paraId="00000048">
      <w:pPr>
        <w:jc w:val="center"/>
        <w:rPr/>
      </w:pPr>
      <w:r w:rsidDel="00000000" w:rsidR="00000000" w:rsidRPr="00000000">
        <w:rPr/>
        <w:drawing>
          <wp:inline distB="0" distT="0" distL="114300" distR="114300">
            <wp:extent cx="6120000" cy="3059238"/>
            <wp:effectExtent b="0" l="0" r="0" t="0"/>
            <wp:docPr id="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120000" cy="30592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hyperlink w:anchor="bookmark=id.bykp3ghf5w9e">
        <w:r w:rsidDel="00000000" w:rsidR="00000000" w:rsidRPr="00000000">
          <w:rPr>
            <w:color w:val="0000ff"/>
            <w:u w:val="single"/>
            <w:rtl w:val="0"/>
          </w:rPr>
          <w:t xml:space="preserve">Figure 3</w:t>
        </w:r>
      </w:hyperlink>
      <w:r w:rsidDel="00000000" w:rsidR="00000000" w:rsidRPr="00000000">
        <w:rPr>
          <w:rtl w:val="0"/>
        </w:rPr>
        <w:t xml:space="preserve">. Adsorption scaling and oxygen reduction thermodynamics from ML predictions. (a) Predicted O and OOH adsorption free energies versus predicted OH adsorption free energy. (b) Overpotentials derived from the three predictions for 144 catalyst and adsorption site combinations. Colors, markers, and the ideal reference follow </w:t>
      </w:r>
      <w:hyperlink w:anchor="bookmark=id.tnas8qnri090">
        <w:r w:rsidDel="00000000" w:rsidR="00000000" w:rsidRPr="00000000">
          <w:rPr>
            <w:color w:val="0000ff"/>
            <w:u w:val="single"/>
            <w:rtl w:val="0"/>
          </w:rPr>
          <w:t xml:space="preserve">Figure 2</w:t>
        </w:r>
      </w:hyperlink>
      <w:r w:rsidDel="00000000" w:rsidR="00000000" w:rsidRPr="00000000">
        <w:rPr>
          <w:rtl w:val="0"/>
        </w:rPr>
        <w:t xml:space="preserve">. The solid and dashed lines in (a) are the OOH–OH and O–OH fits; the solid curve in (b) follows those fits through the four reaction steps. All trend lines extend across the displayed descriptor range. The figure includes sites used for model fitting.</w:t>
      </w:r>
    </w:p>
    <w:p w:rsidR="00000000" w:rsidDel="00000000" w:rsidP="00000000" w:rsidRDefault="00000000" w:rsidRPr="00000000" w14:paraId="0000004A">
      <w:pPr>
        <w:pStyle w:val="Heading2"/>
        <w:rPr/>
      </w:pPr>
      <w:r w:rsidDel="00000000" w:rsidR="00000000" w:rsidRPr="00000000">
        <w:rPr>
          <w:rtl w:val="0"/>
        </w:rPr>
        <w:t xml:space="preserve">3.4. From reusable data to the next research question</w:t>
      </w:r>
    </w:p>
    <w:p w:rsidR="00000000" w:rsidDel="00000000" w:rsidP="00000000" w:rsidRDefault="00000000" w:rsidRPr="00000000" w14:paraId="0000004B">
      <w:pPr>
        <w:rPr/>
      </w:pPr>
      <w:r w:rsidDel="00000000" w:rsidR="00000000" w:rsidRPr="00000000">
        <w:rPr>
          <w:rtl w:val="0"/>
        </w:rPr>
        <w:t xml:space="preserve">Reusable site matched data let us change the scientific question without rebuilding the dataset. The conventional CHE overpotential, the Calle-Vallejo electrochemical step symmetry index, and the Exner free energy span emphasize different features of the same reaction energetics [</w:t>
      </w:r>
      <w:hyperlink r:id="rId36">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37">
        <w:r w:rsidDel="00000000" w:rsidR="00000000" w:rsidRPr="00000000">
          <w:rPr>
            <w:color w:val="0000ff"/>
            <w:u w:val="single"/>
            <w:rtl w:val="0"/>
          </w:rPr>
          <w:t xml:space="preserve">10.1021/acscatal.2c03997</w:t>
        </w:r>
      </w:hyperlink>
      <w:r w:rsidDel="00000000" w:rsidR="00000000" w:rsidRPr="00000000">
        <w:rPr>
          <w:rtl w:val="0"/>
        </w:rPr>
        <w:t xml:space="preserve">]. Once each energy remains attached to its molecule and adsorption site, we can implement another activity measure directly or ask an LLM to draft the code and then inspect the result. Questions that change geometry, charge state, or adsorption structure still require new DFT calculations.</w:t>
      </w:r>
    </w:p>
    <w:p w:rsidR="00000000" w:rsidDel="00000000" w:rsidP="00000000" w:rsidRDefault="00000000" w:rsidRPr="00000000" w14:paraId="0000004C">
      <w:pPr>
        <w:rPr/>
      </w:pPr>
      <w:r w:rsidDel="00000000" w:rsidR="00000000" w:rsidRPr="00000000">
        <w:rPr>
          <w:rtl w:val="0"/>
        </w:rPr>
        <w:t xml:space="preserve">We will release the structures and results as an ASE database and machine readable JSON, together with code that reconstructs the analysis. These formats support findable, accessible, interoperable, and reusable data practices [</w:t>
      </w:r>
      <w:hyperlink r:id="rId38">
        <w:r w:rsidDel="00000000" w:rsidR="00000000" w:rsidRPr="00000000">
          <w:rPr>
            <w:color w:val="0000ff"/>
            <w:u w:val="single"/>
            <w:rtl w:val="0"/>
          </w:rPr>
          <w:t xml:space="preserve">10.1038/sdata.2016.18</w:t>
        </w:r>
      </w:hyperlink>
      <w:r w:rsidDel="00000000" w:rsidR="00000000" w:rsidRPr="00000000">
        <w:rPr>
          <w:rtl w:val="0"/>
        </w:rPr>
        <w:t xml:space="preserve">]. They also make our interpretation open to revision: another researcher can choose a different descriptor, regenerate the figures, and identify where the conclusions change. The value of the record grows when it can answer a question that we did not originally ask.</w:t>
      </w:r>
    </w:p>
    <w:p w:rsidR="00000000" w:rsidDel="00000000" w:rsidP="00000000" w:rsidRDefault="00000000" w:rsidRPr="00000000" w14:paraId="0000004D">
      <w:pPr>
        <w:rPr/>
      </w:pPr>
      <w:r w:rsidDel="00000000" w:rsidR="00000000" w:rsidRPr="00000000">
        <w:rPr>
          <w:rtl w:val="0"/>
        </w:rPr>
        <w:t xml:space="preserve">We developed the project instructions over about two weeks and estimate that an integrated draft can be generated from them in less than one hour. In our experience, writing comparable articles without LLM assistance has taken months. These times describe this project rather than a controlled comparison. Their practical meaning is simple: when analysis and explanation share the same record, we can revise both together and devote more attention to the assumptions and decisions that determine what the result means.</w:t>
      </w:r>
    </w:p>
    <w:p w:rsidR="00000000" w:rsidDel="00000000" w:rsidP="00000000" w:rsidRDefault="00000000" w:rsidRPr="00000000" w14:paraId="0000004E">
      <w:pPr>
        <w:pStyle w:val="Heading1"/>
        <w:rPr/>
      </w:pPr>
      <w:r w:rsidDel="00000000" w:rsidR="00000000" w:rsidRPr="00000000">
        <w:rPr>
          <w:rtl w:val="0"/>
        </w:rPr>
        <w:t xml:space="preserve">4. Conclusions</w:t>
      </w:r>
    </w:p>
    <w:p w:rsidR="00000000" w:rsidDel="00000000" w:rsidP="00000000" w:rsidRDefault="00000000" w:rsidRPr="00000000" w14:paraId="0000004F">
      <w:pPr>
        <w:rPr/>
      </w:pPr>
      <w:r w:rsidDel="00000000" w:rsidR="00000000" w:rsidRPr="00000000">
        <w:rPr>
          <w:rtl w:val="0"/>
        </w:rPr>
        <w:t xml:space="preserve">Using molecular dual-atom site catalysts as a case study, we show how AI can accelerate catalyst discovery</w:t>
      </w:r>
      <w:sdt>
        <w:sdtPr>
          <w:id w:val="129284438"/>
          <w:tag w:val="goog_rdk_8"/>
        </w:sdtPr>
        <w:sdtContent>
          <w:del w:author="Vladislav Ivanistsev" w:id="6" w:date="2026-10-12T05:55:48Z">
            <w:r w:rsidDel="00000000" w:rsidR="00000000" w:rsidRPr="00000000">
              <w:rPr>
                <w:rtl w:val="0"/>
              </w:rPr>
              <w:delText xml:space="preserve"> and design</w:delText>
            </w:r>
          </w:del>
        </w:sdtContent>
      </w:sdt>
      <w:r w:rsidDel="00000000" w:rsidR="00000000" w:rsidRPr="00000000">
        <w:rPr>
          <w:rtl w:val="0"/>
        </w:rPr>
        <w:t xml:space="preserve"> from electronic structure calculations through regression analysis and publication. Site resolved DFT </w:t>
      </w:r>
      <w:sdt>
        <w:sdtPr>
          <w:id w:val="2008873562"/>
          <w:tag w:val="goog_rdk_9"/>
        </w:sdtPr>
        <w:sdtContent>
          <w:commentRangeStart w:id="1"/>
        </w:sdtContent>
      </w:sdt>
      <w:r w:rsidDel="00000000" w:rsidR="00000000" w:rsidRPr="00000000">
        <w:rPr>
          <w:rtl w:val="0"/>
        </w:rPr>
        <w:t xml:space="preserve">records</w:t>
      </w:r>
      <w:commentRangeEnd w:id="1"/>
      <w:r w:rsidDel="00000000" w:rsidR="00000000" w:rsidRPr="00000000">
        <w:commentReference w:id="1"/>
      </w:r>
      <w:r w:rsidDel="00000000" w:rsidR="00000000" w:rsidRPr="00000000">
        <w:rPr>
          <w:rtl w:val="0"/>
        </w:rPr>
        <w:t xml:space="preserve"> revealed OOH–OH and O–OH scaling and identified a Mn adsorption site with the lowest calculated ORR overpotential of 0.34 V in the present dataset. Regression preserved the broad scaling relations across 144 molecular and site combinations and converted stored catalyst descriptors into priorities for further study. Because every quantity remains connected to its </w:t>
      </w:r>
      <w:sdt>
        <w:sdtPr>
          <w:id w:val="611615566"/>
          <w:tag w:val="goog_rdk_10"/>
        </w:sdtPr>
        <w:sdtContent>
          <w:commentRangeStart w:id="2"/>
        </w:sdtContent>
      </w:sdt>
      <w:r w:rsidDel="00000000" w:rsidR="00000000" w:rsidRPr="00000000">
        <w:rPr>
          <w:rtl w:val="0"/>
        </w:rPr>
        <w:t xml:space="preserve">molecul</w:t>
      </w:r>
      <w:sdt>
        <w:sdtPr>
          <w:id w:val="-48661762"/>
          <w:tag w:val="goog_rdk_11"/>
        </w:sdtPr>
        <w:sdtContent>
          <w:ins w:author="Vladislav Ivanistsev" w:id="7" w:date="2026-10-12T05:57:59Z">
            <w:r w:rsidDel="00000000" w:rsidR="00000000" w:rsidRPr="00000000">
              <w:rPr>
                <w:rtl w:val="0"/>
              </w:rPr>
              <w:t xml:space="preserve">ar structure</w:t>
            </w:r>
          </w:ins>
        </w:sdtContent>
      </w:sdt>
      <w:sdt>
        <w:sdtPr>
          <w:id w:val="1334162281"/>
          <w:tag w:val="goog_rdk_12"/>
        </w:sdtPr>
        <w:sdtContent>
          <w:del w:author="Vladislav Ivanistsev" w:id="7" w:date="2026-10-12T05:57:59Z">
            <w:commentRangeEnd w:id="2"/>
            <w:r w:rsidDel="00000000" w:rsidR="00000000" w:rsidRPr="00000000">
              <w:commentReference w:id="2"/>
            </w:r>
            <w:r w:rsidDel="00000000" w:rsidR="00000000" w:rsidRPr="00000000">
              <w:rPr>
                <w:rtl w:val="0"/>
              </w:rPr>
              <w:delText xml:space="preserve">e and adsorption site</w:delText>
            </w:r>
          </w:del>
        </w:sdtContent>
      </w:sdt>
      <w:r w:rsidDel="00000000" w:rsidR="00000000" w:rsidRPr="00000000">
        <w:rPr>
          <w:rtl w:val="0"/>
        </w:rPr>
        <w:t xml:space="preserve">, the same record can support another thermodynamic analysis without reconstructing the data.</w:t>
      </w:r>
    </w:p>
    <w:p w:rsidR="00000000" w:rsidDel="00000000" w:rsidP="00000000" w:rsidRDefault="00000000" w:rsidRPr="00000000" w14:paraId="00000050">
      <w:pPr>
        <w:rPr/>
      </w:pPr>
      <w:r w:rsidDel="00000000" w:rsidR="00000000" w:rsidRPr="00000000">
        <w:rPr>
          <w:rtl w:val="0"/>
        </w:rPr>
        <w:t xml:space="preserve">The broader </w:t>
      </w:r>
      <w:sdt>
        <w:sdtPr>
          <w:id w:val="-1640658309"/>
          <w:tag w:val="goog_rdk_13"/>
        </w:sdtPr>
        <w:sdtContent>
          <w:ins w:author="Vladislav Ivanistsev" w:id="8" w:date="2026-10-12T05:58:44Z">
            <w:r w:rsidDel="00000000" w:rsidR="00000000" w:rsidRPr="00000000">
              <w:rPr>
                <w:rtl w:val="0"/>
              </w:rPr>
              <w:t xml:space="preserve">insight of this article</w:t>
            </w:r>
          </w:ins>
        </w:sdtContent>
      </w:sdt>
      <w:sdt>
        <w:sdtPr>
          <w:id w:val="-228338118"/>
          <w:tag w:val="goog_rdk_14"/>
        </w:sdtPr>
        <w:sdtContent>
          <w:del w:author="Vladislav Ivanistsev" w:id="8" w:date="2026-10-12T05:58:44Z">
            <w:r w:rsidDel="00000000" w:rsidR="00000000" w:rsidRPr="00000000">
              <w:rPr>
                <w:rtl w:val="0"/>
              </w:rPr>
              <w:delText xml:space="preserve">result</w:delText>
            </w:r>
          </w:del>
        </w:sdtContent>
      </w:sdt>
      <w:r w:rsidDel="00000000" w:rsidR="00000000" w:rsidRPr="00000000">
        <w:rPr>
          <w:rtl w:val="0"/>
        </w:rPr>
        <w:t xml:space="preserve"> concerns how research becomes a paper. </w:t>
      </w:r>
      <w:sdt>
        <w:sdtPr>
          <w:id w:val="909278787"/>
          <w:tag w:val="goog_rdk_15"/>
        </w:sdtPr>
        <w:sdtContent>
          <w:ins w:author="Vladislav Ivanistsev" w:id="9" w:date="2026-10-12T05:59:06Z">
            <w:r w:rsidDel="00000000" w:rsidR="00000000" w:rsidRPr="00000000">
              <w:rPr>
                <w:rtl w:val="0"/>
              </w:rPr>
              <w:t xml:space="preserve">It is a consensus </w:t>
            </w:r>
          </w:ins>
          <w:sdt>
            <w:sdtPr>
              <w:id w:val="1184109274"/>
              <w:tag w:val="goog_rdk_16"/>
            </w:sdtPr>
            <w:sdtContent>
              <w:ins w:author="Vladislav Ivanistsev" w:id="9" w:date="2026-10-12T05:59:06Z">
                <w:r w:rsidDel="00000000" w:rsidR="00000000" w:rsidRPr="00000000">
                  <w:rPr>
                    <w:rtl w:val="0"/>
                    <w:rPrChange w:author="Vladislav Ivanistsev" w:id="10" w:date="2026-10-12T05:59:06Z">
                      <w:rPr/>
                    </w:rPrChange>
                  </w:rPr>
                  <w:t xml:space="preserve">that</w:t>
                </w:r>
              </w:ins>
            </w:sdtContent>
          </w:sdt>
          <w:ins w:author="Vladislav Ivanistsev" w:id="9" w:date="2026-10-12T05:59:06Z">
            <w:r w:rsidDel="00000000" w:rsidR="00000000" w:rsidRPr="00000000">
              <w:rPr>
                <w:rtl w:val="0"/>
              </w:rPr>
              <w:t xml:space="preserve"> </w:t>
            </w:r>
          </w:ins>
        </w:sdtContent>
      </w:sdt>
      <w:sdt>
        <w:sdtPr>
          <w:id w:val="1814399127"/>
          <w:tag w:val="goog_rdk_17"/>
        </w:sdtPr>
        <w:sdtContent>
          <w:del w:author="Vladislav Ivanistsev" w:id="9" w:date="2026-10-12T05:59:06Z">
            <w:r w:rsidDel="00000000" w:rsidR="00000000" w:rsidRPr="00000000">
              <w:rPr>
                <w:rtl w:val="0"/>
              </w:rPr>
              <w:delText xml:space="preserve">Editors are right that </w:delText>
            </w:r>
          </w:del>
        </w:sdtContent>
      </w:sdt>
      <w:r w:rsidDel="00000000" w:rsidR="00000000" w:rsidRPr="00000000">
        <w:rPr>
          <w:rtl w:val="0"/>
        </w:rPr>
        <w:t xml:space="preserve">readers need a coherent scientific story. </w:t>
      </w:r>
      <w:sdt>
        <w:sdtPr>
          <w:id w:val="938611216"/>
          <w:tag w:val="goog_rdk_18"/>
        </w:sdtPr>
        <w:sdtContent>
          <w:ins w:author="Vladislav Ivanistsev" w:id="11" w:date="2026-10-12T05:59:02Z">
            <w:r w:rsidDel="00000000" w:rsidR="00000000" w:rsidRPr="00000000">
              <w:rPr>
                <w:rtl w:val="0"/>
              </w:rPr>
              <w:t xml:space="preserve">Here, </w:t>
            </w:r>
          </w:ins>
        </w:sdtContent>
      </w:sdt>
      <w:sdt>
        <w:sdtPr>
          <w:id w:val="220467407"/>
          <w:tag w:val="goog_rdk_19"/>
        </w:sdtPr>
        <w:sdtContent>
          <w:del w:author="Vladislav Ivanistsev" w:id="11" w:date="2026-10-12T05:59:02Z">
            <w:r w:rsidDel="00000000" w:rsidR="00000000" w:rsidRPr="00000000">
              <w:rPr>
                <w:rtl w:val="0"/>
              </w:rPr>
              <w:delText xml:space="preserve">W</w:delText>
            </w:r>
          </w:del>
        </w:sdtContent>
      </w:sdt>
      <w:sdt>
        <w:sdtPr>
          <w:id w:val="1657551271"/>
          <w:tag w:val="goog_rdk_20"/>
        </w:sdtPr>
        <w:sdtContent>
          <w:ins w:author="Vladislav Ivanistsev" w:id="11" w:date="2026-10-12T05:59:02Z">
            <w:r w:rsidDel="00000000" w:rsidR="00000000" w:rsidRPr="00000000">
              <w:rPr>
                <w:rtl w:val="0"/>
              </w:rPr>
              <w:t xml:space="preserve">w</w:t>
            </w:r>
          </w:ins>
        </w:sdtContent>
      </w:sdt>
      <w:r w:rsidDel="00000000" w:rsidR="00000000" w:rsidRPr="00000000">
        <w:rPr>
          <w:rtl w:val="0"/>
        </w:rPr>
        <w:t xml:space="preserve">e show that researchers do not need to spend the same share of their intellectual time drafting that story sentence by sentence. We directed an LLM to write the complete article from a traceable record and traced its account back to the evidence from which it arose. This is how AI accelerated the work: it carried the evidence across analysis and</w:t>
      </w:r>
      <w:sdt>
        <w:sdtPr>
          <w:id w:val="-542209890"/>
          <w:tag w:val="goog_rdk_21"/>
        </w:sdtPr>
        <w:sdtContent>
          <w:ins w:author="Vladislav Ivanistsev" w:id="12" w:date="2026-10-12T05:59:43Z">
            <w:r w:rsidDel="00000000" w:rsidR="00000000" w:rsidRPr="00000000">
              <w:rPr>
                <w:rtl w:val="0"/>
              </w:rPr>
              <w:t xml:space="preserve"> scientific</w:t>
            </w:r>
          </w:ins>
        </w:sdtContent>
      </w:sdt>
      <w:r w:rsidDel="00000000" w:rsidR="00000000" w:rsidRPr="00000000">
        <w:rPr>
          <w:rtl w:val="0"/>
        </w:rPr>
        <w:t xml:space="preserve"> writing while we concentrated on the </w:t>
      </w:r>
      <w:sdt>
        <w:sdtPr>
          <w:id w:val="1114067290"/>
          <w:tag w:val="goog_rdk_22"/>
        </w:sdtPr>
        <w:sdtContent>
          <w:ins w:author="Vladislav Ivanistsev" w:id="13" w:date="2026-10-12T05:59:49Z">
            <w:r w:rsidDel="00000000" w:rsidR="00000000" w:rsidRPr="00000000">
              <w:rPr>
                <w:rtl w:val="0"/>
              </w:rPr>
              <w:t xml:space="preserve">research itself</w:t>
            </w:r>
          </w:ins>
        </w:sdtContent>
      </w:sdt>
      <w:sdt>
        <w:sdtPr>
          <w:id w:val="-744364269"/>
          <w:tag w:val="goog_rdk_23"/>
        </w:sdtPr>
        <w:sdtContent>
          <w:del w:author="Vladislav Ivanistsev" w:id="13" w:date="2026-10-12T05:59:49Z">
            <w:r w:rsidDel="00000000" w:rsidR="00000000" w:rsidRPr="00000000">
              <w:rPr>
                <w:rtl w:val="0"/>
              </w:rPr>
              <w:delText xml:space="preserve">science</w:delText>
            </w:r>
          </w:del>
        </w:sdtContent>
      </w:sdt>
      <w:r w:rsidDel="00000000" w:rsidR="00000000" w:rsidRPr="00000000">
        <w:rPr>
          <w:rtl w:val="0"/>
        </w:rPr>
        <w:t xml:space="preserve">. A reusable </w:t>
      </w:r>
      <w:sdt>
        <w:sdtPr>
          <w:id w:val="-848370215"/>
          <w:tag w:val="goog_rdk_24"/>
        </w:sdtPr>
        <w:sdtContent>
          <w:commentRangeStart w:id="3"/>
        </w:sdtContent>
      </w:sdt>
      <w:r w:rsidDel="00000000" w:rsidR="00000000" w:rsidRPr="00000000">
        <w:rPr>
          <w:rtl w:val="0"/>
        </w:rPr>
        <w:t xml:space="preserve">record</w:t>
      </w:r>
      <w:commentRangeEnd w:id="3"/>
      <w:r w:rsidDel="00000000" w:rsidR="00000000" w:rsidRPr="00000000">
        <w:commentReference w:id="3"/>
      </w:r>
      <w:r w:rsidDel="00000000" w:rsidR="00000000" w:rsidRPr="00000000">
        <w:rPr>
          <w:rtl w:val="0"/>
        </w:rPr>
        <w:t xml:space="preserve"> gives the model something real to follow, and human responsibility determines what survives. Scientific storytelling remains essential, while its composition can become delegated work. Researchers can then give more attention to planning the study, producing reliable data, and testing interpretations. </w:t>
      </w:r>
      <w:sdt>
        <w:sdtPr>
          <w:id w:val="2141668723"/>
          <w:tag w:val="goog_rdk_25"/>
        </w:sdtPr>
        <w:sdtContent>
          <w:ins w:author="Vladislav Ivanistsev" w:id="14" w:date="2026-10-12T06:02:12Z">
            <w:r w:rsidDel="00000000" w:rsidR="00000000" w:rsidRPr="00000000">
              <w:rPr>
                <w:rtl w:val="0"/>
              </w:rPr>
              <w:t xml:space="preserve">In such collaboration with the AI, </w:t>
            </w:r>
          </w:ins>
        </w:sdtContent>
      </w:sdt>
      <w:sdt>
        <w:sdtPr>
          <w:id w:val="-2141652098"/>
          <w:tag w:val="goog_rdk_26"/>
        </w:sdtPr>
        <w:sdtContent>
          <w:del w:author="Vladislav Ivanistsev" w:id="14" w:date="2026-10-12T06:02:12Z">
            <w:r w:rsidDel="00000000" w:rsidR="00000000" w:rsidRPr="00000000">
              <w:rPr>
                <w:rtl w:val="0"/>
              </w:rPr>
              <w:delText xml:space="preserve">R</w:delText>
            </w:r>
          </w:del>
        </w:sdtContent>
      </w:sdt>
      <w:sdt>
        <w:sdtPr>
          <w:id w:val="-1331933438"/>
          <w:tag w:val="goog_rdk_27"/>
        </w:sdtPr>
        <w:sdtContent>
          <w:ins w:author="Vladislav Ivanistsev" w:id="14" w:date="2026-10-12T06:02:12Z">
            <w:r w:rsidDel="00000000" w:rsidR="00000000" w:rsidRPr="00000000">
              <w:rPr>
                <w:rtl w:val="0"/>
              </w:rPr>
              <w:t xml:space="preserve">r</w:t>
            </w:r>
          </w:ins>
        </w:sdtContent>
      </w:sdt>
      <w:r w:rsidDel="00000000" w:rsidR="00000000" w:rsidRPr="00000000">
        <w:rPr>
          <w:rtl w:val="0"/>
        </w:rPr>
        <w:t xml:space="preserve">esearchers</w:t>
      </w:r>
      <w:sdt>
        <w:sdtPr>
          <w:id w:val="-1223104457"/>
          <w:tag w:val="goog_rdk_28"/>
        </w:sdtPr>
        <w:sdtContent>
          <w:ins w:author="Vladislav Ivanistsev" w:id="15" w:date="2026-10-12T06:02:21Z">
            <w:r w:rsidDel="00000000" w:rsidR="00000000" w:rsidRPr="00000000">
              <w:rPr>
                <w:rtl w:val="0"/>
              </w:rPr>
              <w:t xml:space="preserve"> remain responsible in deciding</w:t>
            </w:r>
          </w:ins>
        </w:sdtContent>
      </w:sdt>
      <w:sdt>
        <w:sdtPr>
          <w:id w:val="-1880721085"/>
          <w:tag w:val="goog_rdk_29"/>
        </w:sdtPr>
        <w:sdtContent>
          <w:del w:author="Vladislav Ivanistsev" w:id="15" w:date="2026-10-12T06:02:21Z">
            <w:r w:rsidDel="00000000" w:rsidR="00000000" w:rsidRPr="00000000">
              <w:rPr>
                <w:rtl w:val="0"/>
              </w:rPr>
              <w:delText xml:space="preserve"> must decide</w:delText>
            </w:r>
          </w:del>
        </w:sdtContent>
      </w:sdt>
      <w:r w:rsidDel="00000000" w:rsidR="00000000" w:rsidRPr="00000000">
        <w:rPr>
          <w:rtl w:val="0"/>
        </w:rPr>
        <w:t xml:space="preserve"> which questions and conclusions matter.</w:t>
      </w:r>
    </w:p>
    <w:p w:rsidR="00000000" w:rsidDel="00000000" w:rsidP="00000000" w:rsidRDefault="00000000" w:rsidRPr="00000000" w14:paraId="00000051">
      <w:pPr>
        <w:pStyle w:val="Heading1"/>
        <w:rPr/>
      </w:pPr>
      <w:r w:rsidDel="00000000" w:rsidR="00000000" w:rsidRPr="00000000">
        <w:rPr>
          <w:rtl w:val="0"/>
        </w:rPr>
        <w:t xml:space="preserve">CRediT authorship contribution statement</w:t>
      </w:r>
    </w:p>
    <w:p w:rsidR="00000000" w:rsidDel="00000000" w:rsidP="00000000" w:rsidRDefault="00000000" w:rsidRPr="00000000" w14:paraId="00000052">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sdt>
        <w:sdtPr>
          <w:id w:val="-790207472"/>
          <w:tag w:val="goog_rdk_30"/>
        </w:sdtPr>
        <w:sdtContent>
          <w:del w:author="Vladislav Ivanistsev" w:id="16" w:date="2026-10-12T06:03:06Z">
            <w:r w:rsidDel="00000000" w:rsidR="00000000" w:rsidRPr="00000000">
              <w:rPr>
                <w:rtl w:val="0"/>
              </w:rPr>
              <w:delText xml:space="preserve">and </w:delText>
            </w:r>
          </w:del>
        </w:sdtContent>
      </w:sdt>
      <w:sdt>
        <w:sdtPr>
          <w:id w:val="-296864807"/>
          <w:tag w:val="goog_rdk_31"/>
        </w:sdtPr>
        <w:sdtContent>
          <w:ins w:author="Vladislav Ivanistsev" w:id="16" w:date="2026-10-12T06:03:06Z">
            <w:r w:rsidDel="00000000" w:rsidR="00000000" w:rsidRPr="00000000">
              <w:rPr>
                <w:rtl w:val="0"/>
              </w:rPr>
              <w:t xml:space="preserve">LLM prompting, LLM outputs </w:t>
            </w:r>
          </w:ins>
          <w:sdt>
            <w:sdtPr>
              <w:id w:val="-677696783"/>
              <w:tag w:val="goog_rdk_32"/>
            </w:sdtPr>
            <w:sdtContent>
              <w:ins w:author="Vladislav Ivanistsev" w:id="16" w:date="2026-10-12T06:03:06Z">
                <w:r w:rsidDel="00000000" w:rsidR="00000000" w:rsidRPr="00000000">
                  <w:rPr>
                    <w:rtl w:val="0"/>
                    <w:rPrChange w:author="Vladislav Ivanistsev" w:id="17" w:date="2026-10-12T06:03:06Z">
                      <w:rPr/>
                    </w:rPrChange>
                  </w:rPr>
                  <w:t xml:space="preserve">verification</w:t>
                </w:r>
              </w:ins>
            </w:sdtContent>
          </w:sdt>
          <w:ins w:author="Vladislav Ivanistsev" w:id="16" w:date="2026-10-12T06:03:06Z"/>
        </w:sdtContent>
      </w:sdt>
      <w:sdt>
        <w:sdtPr>
          <w:id w:val="1629391755"/>
          <w:tag w:val="goog_rdk_33"/>
        </w:sdtPr>
        <w:sdtContent>
          <w:del w:author="Vladislav Ivanistsev" w:id="16" w:date="2026-10-12T06:03:06Z">
            <w:r w:rsidDel="00000000" w:rsidR="00000000" w:rsidRPr="00000000">
              <w:rPr>
                <w:rtl w:val="0"/>
              </w:rPr>
              <w:delText xml:space="preserve">funding acquisition</w:delText>
            </w:r>
          </w:del>
        </w:sdtContent>
      </w:sdt>
      <w:r w:rsidDel="00000000" w:rsidR="00000000" w:rsidRPr="00000000">
        <w:rPr>
          <w:rtl w:val="0"/>
        </w:rPr>
        <w:t xml:space="preserve">. Nadezda Kongi: conceptualization, supervision, and funding acquisition. Validation of the manuscript text: all authors. All authors approved the final text.</w:t>
      </w:r>
    </w:p>
    <w:p w:rsidR="00000000" w:rsidDel="00000000" w:rsidP="00000000" w:rsidRDefault="00000000" w:rsidRPr="00000000" w14:paraId="00000053">
      <w:pPr>
        <w:pStyle w:val="Heading1"/>
        <w:rPr/>
      </w:pPr>
      <w:r w:rsidDel="00000000" w:rsidR="00000000" w:rsidRPr="00000000">
        <w:rPr>
          <w:rtl w:val="0"/>
        </w:rPr>
        <w:t xml:space="preserve">Declaration of competing interest</w:t>
      </w:r>
    </w:p>
    <w:p w:rsidR="00000000" w:rsidDel="00000000" w:rsidP="00000000" w:rsidRDefault="00000000" w:rsidRPr="00000000" w14:paraId="00000054">
      <w:pPr>
        <w:rPr/>
      </w:pPr>
      <w:r w:rsidDel="00000000" w:rsidR="00000000" w:rsidRPr="00000000">
        <w:rPr>
          <w:rtl w:val="0"/>
        </w:rPr>
        <w:t xml:space="preserve">The authors declare no competing interests.</w:t>
      </w:r>
    </w:p>
    <w:p w:rsidR="00000000" w:rsidDel="00000000" w:rsidP="00000000" w:rsidRDefault="00000000" w:rsidRPr="00000000" w14:paraId="00000055">
      <w:pPr>
        <w:pStyle w:val="Heading1"/>
        <w:rPr/>
      </w:pPr>
      <w:r w:rsidDel="00000000" w:rsidR="00000000" w:rsidRPr="00000000">
        <w:rPr>
          <w:rtl w:val="0"/>
        </w:rPr>
        <w:t xml:space="preserve">Data availability</w:t>
      </w:r>
    </w:p>
    <w:p w:rsidR="00000000" w:rsidDel="00000000" w:rsidP="00000000" w:rsidRDefault="00000000" w:rsidRPr="00000000" w14:paraId="00000056">
      <w:pPr>
        <w:rPr/>
      </w:pPr>
      <w:r w:rsidDel="00000000" w:rsidR="00000000" w:rsidRPr="00000000">
        <w:rPr>
          <w:rtl w:val="0"/>
        </w:rPr>
        <w:t xml:space="preserve">The parent molecular dual-atom site catalyst dataset is available from Zenodo [</w:t>
      </w:r>
      <w:hyperlink r:id="rId39">
        <w:r w:rsidDel="00000000" w:rsidR="00000000" w:rsidRPr="00000000">
          <w:rPr>
            <w:color w:val="0000ff"/>
            <w:u w:val="single"/>
            <w:rtl w:val="0"/>
          </w:rPr>
          <w:t xml:space="preserve">10.5281/zenodo.18601379</w:t>
        </w:r>
      </w:hyperlink>
      <w:r w:rsidDel="00000000" w:rsidR="00000000" w:rsidRPr="00000000">
        <w:rPr>
          <w:rtl w:val="0"/>
        </w:rPr>
        <w:t xml:space="preserve">]. The final adsorption databases, processed site matched data, machine readable JSON records, analysis notebooks, and model predictions will be deposited with the final article. The databases used for the present working analysis are provisional.</w:t>
      </w:r>
    </w:p>
    <w:p w:rsidR="00000000" w:rsidDel="00000000" w:rsidP="00000000" w:rsidRDefault="00000000" w:rsidRPr="00000000" w14:paraId="00000057">
      <w:pPr>
        <w:pStyle w:val="Heading1"/>
        <w:rPr/>
      </w:pPr>
      <w:r w:rsidDel="00000000" w:rsidR="00000000" w:rsidRPr="00000000">
        <w:rPr>
          <w:rtl w:val="0"/>
        </w:rPr>
        <w:t xml:space="preserve">Declaration of generative AI and AI assisted technologies in the manuscript preparation process</w:t>
      </w:r>
    </w:p>
    <w:p w:rsidR="00000000" w:rsidDel="00000000" w:rsidP="00000000" w:rsidRDefault="00000000" w:rsidRPr="00000000" w14:paraId="00000058">
      <w:pPr>
        <w:rPr/>
      </w:pPr>
      <w:r w:rsidDel="00000000" w:rsidR="00000000" w:rsidRPr="00000000">
        <w:rPr>
          <w:rtl w:val="0"/>
        </w:rPr>
        <w:t xml:space="preserve">We used OpenAI Codex with an LLM to generate the complete manuscript text and to assist with analysis and figure code from our project records and instructions. We reviewed each output against the data, methods, and sources, revised it where needed, and take full responsibility for the published content.</w:t>
      </w:r>
    </w:p>
    <w:p w:rsidR="00000000" w:rsidDel="00000000" w:rsidP="00000000" w:rsidRDefault="00000000" w:rsidRPr="00000000" w14:paraId="00000059">
      <w:pPr>
        <w:pStyle w:val="Heading1"/>
        <w:rPr/>
      </w:pPr>
      <w:r w:rsidDel="00000000" w:rsidR="00000000" w:rsidRPr="00000000">
        <w:rPr>
          <w:rtl w:val="0"/>
        </w:rPr>
        <w:t xml:space="preserve">Acknowledgments</w:t>
      </w:r>
    </w:p>
    <w:p w:rsidR="00000000" w:rsidDel="00000000" w:rsidP="00000000" w:rsidRDefault="00000000" w:rsidRPr="00000000" w14:paraId="0000005A">
      <w:pPr>
        <w:rPr/>
      </w:pPr>
      <w:r w:rsidDel="00000000" w:rsidR="00000000" w:rsidRPr="00000000">
        <w:rPr>
          <w:rtl w:val="0"/>
        </w:rPr>
        <w:t xml:space="preserve">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5B">
      <w:pPr>
        <w:pStyle w:val="Heading1"/>
        <w:rPr/>
      </w:pPr>
      <w:r w:rsidDel="00000000" w:rsidR="00000000" w:rsidRPr="00000000">
        <w:rPr>
          <w:rtl w:val="0"/>
        </w:rPr>
        <w:t xml:space="preserve">References</w:t>
      </w:r>
    </w:p>
    <w:p w:rsidR="00000000" w:rsidDel="00000000" w:rsidP="00000000" w:rsidRDefault="00000000" w:rsidRPr="00000000" w14:paraId="0000005C">
      <w:pPr>
        <w:rPr/>
      </w:pPr>
      <w:r w:rsidDel="00000000" w:rsidR="00000000" w:rsidRPr="00000000">
        <w:rPr>
          <w:rtl w:val="0"/>
        </w:rPr>
        <w:t xml:space="preserve">S. Jia et al., Machine Learning Reveals Role-Asymmetric Electronic Cooperation in Fe-Based Dual-Atom Catalysts, Advanced Materials 36 (2026) e74833. [</w:t>
      </w:r>
      <w:hyperlink r:id="rId40">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Z. Zhang et al., Design and Synthesis of Electrocatalysts Based on Catalysis-Unit Engineering, Advanced Materials 36 (2024) 2403549. [</w:t>
      </w:r>
      <w:hyperlink r:id="rId41">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42">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43">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44">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45">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L. X. Chen, P. Christopher, F. De Angelis, S. Jin, Y.-S. Hu, N.-G. Park, D. Das Sarma, Y.-K. Sun, P. V. Kamat, We Editors Are Authors, Too, ACS Energy Letters 4 (2019) 249–250. [</w:t>
      </w:r>
      <w:hyperlink r:id="rId46">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Elements of style, Nature Physics 3 (2007) 581. [</w:t>
      </w:r>
      <w:hyperlink r:id="rId47">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C. M. Biegel, P. V. Kamat, Five common pitfalls to avoid while composing scientific figures, ACS Energy Letters 6 (2021) 4309–4310. [</w:t>
      </w:r>
      <w:hyperlink r:id="rId48">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Storytelling in research, Nature Biomedical Engineering 2 (2018) 53. [</w:t>
      </w:r>
      <w:hyperlink r:id="rId49">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Should scientists tell stories?, Nature Methods 10 (2013) 1037. [</w:t>
      </w:r>
      <w:hyperlink r:id="rId50">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B. L. Nguyen, T. K. Madsen, V. Ivanistsev, N. Kongi, Dataset of molecular dual-atom site complexes for catalysis, Data in Brief 66 (2026) 112806. [</w:t>
      </w:r>
      <w:hyperlink r:id="rId51">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J. J. Mortensen et al., GPAW: An open Python package for electronic structure calculations, Journal of Chemical Physics 160 (2024) 092503. [</w:t>
      </w:r>
      <w:hyperlink r:id="rId52">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A. H. Larsen et al., The Atomic Simulation Environment—A Python Library for Working with Atoms, Journal of Physics: Condensed Matter 29 (2017) 273002. [</w:t>
      </w:r>
      <w:hyperlink r:id="rId53">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54">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55">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S. Razzaq, K. S. Exner, Materials screening by the descriptor Gmax(η): The free energy span model in electrocatalysis, ACS Catalysis 13 (2023) 1740–1758. [</w:t>
      </w:r>
      <w:hyperlink r:id="rId56">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M. D. Wilkinson et al., The FAIR guiding principles for scientific data management and stewardship, Scientific Data 3 (2016) 160018. [</w:t>
      </w:r>
      <w:hyperlink r:id="rId57">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[dataset] B. L. Nguyen, T. K. Madsen, V. Ivanistsev, N. Kongi, Dataset of molecular dual-atom site complexes for catalysis, Zenodo, version 1.0, 2026. [</w:t>
      </w:r>
      <w:hyperlink r:id="rId58">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59">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i w:val="1"/>
          <w:iCs w:val="1"/>
          <w:rtl w:val="0"/>
        </w:rPr>
        <w:t xml:space="preserve">T</w:t>
      </w:r>
      <w:r w:rsidDel="00000000" w:rsidR="00000000" w:rsidRPr="00000000">
        <w:rPr>
          <w:rtl w:val="0"/>
        </w:rPr>
        <w:t xml:space="preserve">. Ifargan, L. Hafner, M. Kern, O. Alcalay, R. Kishony, Autonomous LLM-Driven Research: from Data to Human-Verifiable Research Papers, NEJM AI 2 (2025). [</w:t>
      </w:r>
      <w:hyperlink r:id="rId60">
        <w:r w:rsidDel="00000000" w:rsidR="00000000" w:rsidRPr="00000000">
          <w:rPr>
            <w:color w:val="0000ff"/>
            <w:u w:val="single"/>
            <w:rtl w:val="0"/>
          </w:rPr>
          <w:t xml:space="preserve">10.1056/aioa2400555</w:t>
        </w:r>
      </w:hyperlink>
      <w:r w:rsidDel="00000000" w:rsidR="00000000" w:rsidRPr="00000000">
        <w:rPr>
          <w:rtl w:val="0"/>
        </w:rPr>
        <w:t xml:space="preserve">]</w:t>
      </w:r>
      <w:r w:rsidDel="00000000" w:rsidR="00000000" w:rsidRPr="00000000">
        <w:rPr>
          <w:rtl w:val="0"/>
        </w:rPr>
      </w:r>
    </w:p>
    <w:sectPr>
      <w:footerReference r:id="rId61" w:type="default"/>
      <w:pgSz w:h="16838" w:w="11906"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ladislav Ivanistsev" w:id="1" w:date="2026-10-12T05:57:31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"records" (strange work) use  calculations. For ML use predictions.</w:t>
      </w:r>
    </w:p>
  </w:comment>
  <w:comment w:author="Vladislav Ivanistsev" w:id="3" w:date="2026-10-12T06:01:38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"record" is used in many senses. Please use calculations for DFT, predictions for ML, and records for something else ... which you might define so clearly and use in such obvious context that the readers will naturally understands what it means. Extend your list of allowed terms with the regireous definitions. Keep using them coherently.</w:t>
      </w:r>
    </w:p>
  </w:comment>
  <w:comment w:author="Vladislav Ivanistsev" w:id="0" w:date="2026-10-12T05:56:3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difficult to read "discovery and design". Please simplify to just "Discovery" throughout the text</w:t>
      </w:r>
    </w:p>
  </w:comment>
  <w:comment w:author="Vladislav Ivanistsev" w:id="2" w:date="2026-10-12T05:58:2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decomposing molecule into sites, just say molecular structure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2" w15:done="0"/>
  <w15:commentEx w15:paraId="00000073" w15:done="0"/>
  <w15:commentEx w15:paraId="00000074" w15:done="0"/>
  <w15:commentEx w15:paraId="000000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2/adma.74833" TargetMode="External"/><Relationship Id="rId42"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44" Type="http://schemas.openxmlformats.org/officeDocument/2006/relationships/hyperlink" Target="https://doi.org/10.1021/jacs.4c12705" TargetMode="External"/><Relationship Id="rId43" Type="http://schemas.openxmlformats.org/officeDocument/2006/relationships/hyperlink" Target="https://doi.org/10.1021/jp047349j" TargetMode="External"/><Relationship Id="rId46" Type="http://schemas.openxmlformats.org/officeDocument/2006/relationships/hyperlink" Target="https://doi.org/10.1021/acsenergylett.8b02322" TargetMode="External"/><Relationship Id="rId45" Type="http://schemas.openxmlformats.org/officeDocument/2006/relationships/hyperlink" Target="https://doi.org/10.26434/chemrxiv.15001712/v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ladislav.ivanistsev@lu.lv" TargetMode="External"/><Relationship Id="rId48" Type="http://schemas.openxmlformats.org/officeDocument/2006/relationships/hyperlink" Target="https://doi.org/10.1021/acsenergylett.1c02401" TargetMode="External"/><Relationship Id="rId47" Type="http://schemas.openxmlformats.org/officeDocument/2006/relationships/hyperlink" Target="https://doi.org/10.1038/nphys724" TargetMode="External"/><Relationship Id="rId49" Type="http://schemas.openxmlformats.org/officeDocument/2006/relationships/hyperlink" Target="https://doi.org/10.1038/s41551-018-0202-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6/j.dib.2026.112806" TargetMode="External"/><Relationship Id="rId30" Type="http://schemas.openxmlformats.org/officeDocument/2006/relationships/image" Target="media/image3.png"/><Relationship Id="rId33" Type="http://schemas.openxmlformats.org/officeDocument/2006/relationships/hyperlink" Target="https://doi.org/10.1002/adma.202403549" TargetMode="External"/><Relationship Id="rId32" Type="http://schemas.openxmlformats.org/officeDocument/2006/relationships/hyperlink" Target="https://doi.org/10.1021/jacs.4c12705" TargetMode="External"/><Relationship Id="rId35" Type="http://schemas.openxmlformats.org/officeDocument/2006/relationships/image" Target="media/image2.png"/><Relationship Id="rId34" Type="http://schemas.openxmlformats.org/officeDocument/2006/relationships/image" Target="media/image1.png"/><Relationship Id="rId37" Type="http://schemas.openxmlformats.org/officeDocument/2006/relationships/hyperlink" Target="https://doi.org/10.1021/acscatal.2c03997" TargetMode="External"/><Relationship Id="rId36" Type="http://schemas.openxmlformats.org/officeDocument/2006/relationships/hyperlink" Target="https://doi.org/10.1016/j.coelec.2018.03.025" TargetMode="External"/><Relationship Id="rId39" Type="http://schemas.openxmlformats.org/officeDocument/2006/relationships/hyperlink" Target="https://doi.org/10.5281/zenodo.18601379" TargetMode="External"/><Relationship Id="rId38" Type="http://schemas.openxmlformats.org/officeDocument/2006/relationships/hyperlink" Target="https://doi.org/10.1038/sdata.2016.18" TargetMode="External"/><Relationship Id="rId61" Type="http://schemas.openxmlformats.org/officeDocument/2006/relationships/footer" Target="footer1.xml"/><Relationship Id="rId20" Type="http://schemas.openxmlformats.org/officeDocument/2006/relationships/hyperlink" Target="https://doi.org/10.1016/j.dib.2026.112806" TargetMode="External"/><Relationship Id="rId22" Type="http://schemas.openxmlformats.org/officeDocument/2006/relationships/hyperlink" Target="https://doi.org/10.1088/1361-648X/aa680e" TargetMode="External"/><Relationship Id="rId21" Type="http://schemas.openxmlformats.org/officeDocument/2006/relationships/hyperlink" Target="https://doi.org/10.1063/5.0182685" TargetMode="External"/><Relationship Id="rId24" Type="http://schemas.openxmlformats.org/officeDocument/2006/relationships/hyperlink" Target="https://doi.org/10.26434/chemrxiv.15001712/v1" TargetMode="External"/><Relationship Id="rId23" Type="http://schemas.openxmlformats.org/officeDocument/2006/relationships/hyperlink" Target="https://doi.org/10.1063/1.5090222" TargetMode="External"/><Relationship Id="rId60" Type="http://schemas.openxmlformats.org/officeDocument/2006/relationships/hyperlink" Target="https://doi.org/10.1056/aioa2400555" TargetMode="External"/><Relationship Id="rId26" Type="http://schemas.openxmlformats.org/officeDocument/2006/relationships/hyperlink" Target="https://doi.org/10.1016/j.coelec.2018.03.025" TargetMode="External"/><Relationship Id="rId25" Type="http://schemas.openxmlformats.org/officeDocument/2006/relationships/hyperlink" Target="https://doi.org/10.1021/jp047349j" TargetMode="External"/><Relationship Id="rId28" Type="http://schemas.openxmlformats.org/officeDocument/2006/relationships/hyperlink" Target="https://doi.org/10.1056/aioa2400555" TargetMode="External"/><Relationship Id="rId27" Type="http://schemas.openxmlformats.org/officeDocument/2006/relationships/hyperlink" Target="https://doi.org/10.1021/acscatal.2c03997" TargetMode="External"/><Relationship Id="rId29" Type="http://schemas.openxmlformats.org/officeDocument/2006/relationships/hyperlink" Target="https://doi.org/10.1126/sciadv.adt3813" TargetMode="External"/><Relationship Id="rId51" Type="http://schemas.openxmlformats.org/officeDocument/2006/relationships/hyperlink" Target="https://doi.org/10.1016/j.dib.2026.112806" TargetMode="External"/><Relationship Id="rId50" Type="http://schemas.openxmlformats.org/officeDocument/2006/relationships/hyperlink" Target="https://doi.org/10.1038/nmeth.2726" TargetMode="External"/><Relationship Id="rId53" Type="http://schemas.openxmlformats.org/officeDocument/2006/relationships/hyperlink" Target="https://doi.org/10.1088/1361-648X/aa680e" TargetMode="External"/><Relationship Id="rId52" Type="http://schemas.openxmlformats.org/officeDocument/2006/relationships/hyperlink" Target="https://doi.org/10.1063/5.0182685" TargetMode="External"/><Relationship Id="rId11" Type="http://schemas.openxmlformats.org/officeDocument/2006/relationships/hyperlink" Target="https://doi.org/10.1021/jp047349j" TargetMode="External"/><Relationship Id="rId55" Type="http://schemas.openxmlformats.org/officeDocument/2006/relationships/hyperlink" Target="https://doi.org/10.1016/j.coelec.2018.03.025" TargetMode="External"/><Relationship Id="rId10" Type="http://schemas.openxmlformats.org/officeDocument/2006/relationships/hyperlink" Target="mailto:nadezda.kongi@ut.ee" TargetMode="External"/><Relationship Id="rId54" Type="http://schemas.openxmlformats.org/officeDocument/2006/relationships/hyperlink" Target="https://doi.org/10.1063/1.5090222" TargetMode="External"/><Relationship Id="rId13" Type="http://schemas.openxmlformats.org/officeDocument/2006/relationships/hyperlink" Target="https://doi.org/10.26434/chemrxiv.15001712/v1" TargetMode="External"/><Relationship Id="rId57" Type="http://schemas.openxmlformats.org/officeDocument/2006/relationships/hyperlink" Target="https://doi.org/10.1038/sdata.2016.18" TargetMode="External"/><Relationship Id="rId12" Type="http://schemas.openxmlformats.org/officeDocument/2006/relationships/hyperlink" Target="https://doi.org/10.1021/jacs.4c12705" TargetMode="External"/><Relationship Id="rId56" Type="http://schemas.openxmlformats.org/officeDocument/2006/relationships/hyperlink" Target="https://doi.org/10.1021/acscatal.2c03997" TargetMode="External"/><Relationship Id="rId15"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14" Type="http://schemas.openxmlformats.org/officeDocument/2006/relationships/hyperlink" Target="https://doi.org/10.1038/nphys724" TargetMode="External"/><Relationship Id="rId58" Type="http://schemas.openxmlformats.org/officeDocument/2006/relationships/hyperlink" Target="https://doi.org/10.5281/zenodo.18601379" TargetMode="External"/><Relationship Id="rId17" Type="http://schemas.openxmlformats.org/officeDocument/2006/relationships/hyperlink" Target="https://doi.org/10.1038/s41567-021-01332-x" TargetMode="External"/><Relationship Id="rId16" Type="http://schemas.openxmlformats.org/officeDocument/2006/relationships/hyperlink" Target="https://doi.org/10.1038/s44160-022-00067-8" TargetMode="External"/><Relationship Id="rId19" Type="http://schemas.openxmlformats.org/officeDocument/2006/relationships/hyperlink" Target="https://doi.org/10.1056/aioa2400555" TargetMode="External"/><Relationship Id="rId18" Type="http://schemas.openxmlformats.org/officeDocument/2006/relationships/hyperlink" Target="https://doi.org/10.1038/nmeth.27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