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sdt>
        <w:sdtPr>
          <w:alias w:val="Author approved article title"/>
          <w:tag w:val="author-locked-v30-title"/>
          <w:lock w:val="contentLocked"/>
          <w:appearance w:val="hidden"/>
        </w:sdtPr>
        <w:sdtContent>
          <w:r>
            <w:rPr>
              <w:rFonts w:ascii="Cambria" w:hAnsi="Cambria" w:eastAsia="Cambria"/>
              <w:b/>
              <w:color w:val="000000"/>
              <w:sz w:val="28"/>
            </w:rPr>
            <w:t>Accelerating Catalyst Discovery and Design with Artificial Intelligence: Molecular Dual-Atom Site Catalysts as a Case Study</w:t>
          </w:r>
        </w:sdtContent>
      </w:sdt>
    </w:p>
    <w:p>
      <w:pPr>
        <w:spacing w:after="80"/>
        <w:jc w:val="left"/>
      </w:pPr>
      <w:sdt>
        <w:sdtPr>
          <w:alias w:val="Author approved name"/>
          <w:tag w:val="author-locked-v30-001"/>
          <w:lock w:val="contentLocked"/>
          <w:appearance w:val="hidden"/>
        </w:sdtPr>
        <w:sdtContent>
          <w:r>
            <w:rPr>
              <w:rFonts w:ascii="Cambria" w:hAnsi="Cambria" w:eastAsia="Cambria"/>
              <w:color w:val="000000"/>
              <w:sz w:val="20"/>
            </w:rPr>
            <w:t>Bruno Inácio da Silva Roux Leite</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2"/>
          <w:lock w:val="contentLocked"/>
          <w:appearance w:val="hidden"/>
        </w:sdtPr>
        <w:sdtContent>
          <w:r>
            <w:rPr>
              <w:rFonts w:ascii="Cambria" w:hAnsi="Cambria" w:eastAsia="Cambria"/>
              <w:color w:val="000000"/>
              <w:sz w:val="20"/>
            </w:rPr>
            <w:t>Denis Savchenko</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3"/>
          <w:lock w:val="contentLocked"/>
          <w:appearance w:val="hidden"/>
        </w:sdtPr>
        <w:sdtContent>
          <w:r>
            <w:rPr>
              <w:rFonts w:ascii="Cambria" w:hAnsi="Cambria" w:eastAsia="Cambria"/>
              <w:color w:val="000000"/>
              <w:sz w:val="20"/>
            </w:rPr>
            <w:t>Timmo-Henrik Pukk</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4"/>
          <w:lock w:val="contentLocked"/>
          <w:appearance w:val="hidden"/>
        </w:sdtPr>
        <w:sdtContent>
          <w:r>
            <w:rPr>
              <w:rFonts w:ascii="Cambria" w:hAnsi="Cambria" w:eastAsia="Cambria"/>
              <w:color w:val="000000"/>
              <w:sz w:val="20"/>
            </w:rPr>
            <w:t>Ba Long Nguyen</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5"/>
          <w:lock w:val="contentLocked"/>
          <w:appearance w:val="hidden"/>
        </w:sdtPr>
        <w:sdtContent>
          <w:r>
            <w:rPr>
              <w:rFonts w:ascii="Cambria" w:hAnsi="Cambria" w:eastAsia="Cambria"/>
              <w:color w:val="000000"/>
              <w:sz w:val="20"/>
            </w:rPr>
            <w:t>Vladislav Ivanistsev</w:t>
          </w:r>
        </w:sdtContent>
      </w:sdt>
      <w:r>
        <w:rPr>
          <w:rFonts w:ascii="Cambria" w:hAnsi="Cambria" w:eastAsia="Cambria"/>
          <w:color w:val="000000"/>
          <w:sz w:val="20"/>
        </w:rPr>
        <w:t>,</w:t>
      </w:r>
      <w:r>
        <w:rPr>
          <w:rFonts w:ascii="Cambria" w:hAnsi="Cambria" w:eastAsia="Cambria"/>
          <w:color w:val="000000"/>
          <w:sz w:val="16"/>
          <w:vertAlign w:val="superscript"/>
        </w:rPr>
        <w:t>2†</w:t>
      </w:r>
      <w:r>
        <w:rPr>
          <w:rFonts w:ascii="Cambria" w:hAnsi="Cambria" w:eastAsia="Cambria"/>
          <w:color w:val="000000"/>
          <w:sz w:val="20"/>
        </w:rPr>
        <w:t xml:space="preserve"> </w:t>
      </w:r>
      <w:sdt>
        <w:sdtPr>
          <w:alias w:val="Author approved name"/>
          <w:tag w:val="author-locked-v30-006"/>
          <w:lock w:val="contentLocked"/>
          <w:appearance w:val="hidden"/>
        </w:sdtPr>
        <w:sdtContent>
          <w:r>
            <w:rPr>
              <w:rFonts w:ascii="Cambria" w:hAnsi="Cambria" w:eastAsia="Cambria"/>
              <w:color w:val="000000"/>
              <w:sz w:val="20"/>
            </w:rPr>
            <w:t>Nadezda Kongi</w:t>
          </w:r>
        </w:sdtContent>
      </w:sdt>
      <w:r>
        <w:rPr>
          <w:rFonts w:ascii="Cambria" w:hAnsi="Cambria" w:eastAsia="Cambria"/>
          <w:color w:val="000000"/>
          <w:sz w:val="20"/>
        </w:rPr>
        <w:t>,</w:t>
      </w:r>
      <w:r>
        <w:rPr>
          <w:rFonts w:ascii="Cambria" w:hAnsi="Cambria" w:eastAsia="Cambria"/>
          <w:color w:val="000000"/>
          <w:sz w:val="16"/>
          <w:vertAlign w:val="superscript"/>
        </w:rPr>
        <w:t>1†</w:t>
      </w:r>
    </w:p>
    <w:p>
      <w:pPr>
        <w:jc w:val="left"/>
      </w:pPr>
      <w:r>
        <w:t>1 Institute of Chemistry, University of Tartu, Ravila 14a, 50411 Tartu, Estonia</w:t>
      </w:r>
    </w:p>
    <w:p>
      <w:pPr>
        <w:jc w:val="left"/>
      </w:pPr>
      <w:r>
        <w:t>2 Department of Chemistry, University of Latvia, Jelgavas iela 1, Riga, LV-1004, Latvia</w:t>
      </w:r>
    </w:p>
    <w:p>
      <w:pPr>
        <w:widowControl/>
        <w:jc w:val="left"/>
      </w:pPr>
      <w:r>
        <w:rPr>
          <w:rFonts w:ascii="Cambria" w:hAnsi="Cambria" w:eastAsia="Cambria"/>
          <w:i w:val="0"/>
          <w:color w:val="000000"/>
          <w:sz w:val="22"/>
        </w:rPr>
        <w:t>Corresponding authors: nadezda.kongi@ut.ee; vladislav.ivanistsev@lu.lv</w:t>
      </w:r>
    </w:p>
    <w:p>
      <w:pPr>
        <w:pStyle w:val="Heading1"/>
        <w:keepNext/>
        <w:jc w:val="left"/>
      </w:pPr>
      <w:r>
        <w:rPr>
          <w:rFonts w:ascii="Cambria" w:hAnsi="Cambria" w:eastAsia="Cambria"/>
          <w:b/>
          <w:color w:val="000000"/>
          <w:sz w:val="24"/>
        </w:rPr>
        <w:t>Abstract</w:t>
      </w:r>
    </w:p>
    <w:p>
      <w:pPr>
        <w:widowControl/>
        <w:jc w:val="both"/>
      </w:pPr>
      <w:r>
        <w:rPr>
          <w:rFonts w:ascii="Cambria" w:hAnsi="Cambria" w:eastAsia="Cambria"/>
          <w:i w:val="0"/>
          <w:color w:val="000000"/>
          <w:sz w:val="22"/>
        </w:rPr>
        <w:t xml:space="preserve">We </w:t>
      </w:r>
      <w:del w:id="2" w:author="OpenAI Codex" w:date="2026-10-11T00:00:00Z">
        <w:r>
          <w:rPr>
            <w:rFonts w:ascii="Cambria" w:hAnsi="Cambria" w:eastAsia="Cambria"/>
            <w:i w:val="0"/>
            <w:color w:val="000000"/>
            <w:sz w:val="22"/>
          </w:rPr>
          <w:delText xml:space="preserve">compare</w:delText>
        </w:r>
      </w:del>
      <w:ins w:id="3" w:author="OpenAI Codex" w:date="2026-10-11T00:00:00Z">
        <w:r>
          <w:rPr>
            <w:rFonts w:ascii="Cambria" w:hAnsi="Cambria" w:eastAsia="Cambria"/>
            <w:i w:val="0"/>
            <w:color w:val="000000"/>
            <w:sz w:val="22"/>
          </w:rPr>
          <w:t xml:space="preserve">examine</w:t>
        </w:r>
      </w:ins>
      <w:r>
        <w:rPr>
          <w:rFonts w:ascii="Cambria" w:hAnsi="Cambria" w:eastAsia="Cambria"/>
          <w:i w:val="0"/>
          <w:color w:val="000000"/>
          <w:sz w:val="22"/>
        </w:rPr>
        <w:t xml:space="preserve"> </w:t>
      </w:r>
      <w:del w:id="4" w:author="OpenAI Codex" w:date="2026-10-11T00:00:00Z">
        <w:r>
          <w:rPr>
            <w:rFonts w:ascii="Cambria" w:hAnsi="Cambria" w:eastAsia="Cambria"/>
            <w:i w:val="0"/>
            <w:color w:val="000000"/>
            <w:sz w:val="22"/>
          </w:rPr>
          <w:delText xml:space="preserve">molecular</w:delText>
        </w:r>
      </w:del>
      <w:ins w:id="5" w:author="OpenAI Codex" w:date="2026-10-11T00:00:00Z">
        <w:r>
          <w:rPr>
            <w:rFonts w:ascii="Cambria" w:hAnsi="Cambria" w:eastAsia="Cambria"/>
            <w:i w:val="0"/>
            <w:color w:val="000000"/>
            <w:sz w:val="22"/>
          </w:rPr>
          <w:t xml:space="preserve">whether</w:t>
        </w:r>
      </w:ins>
      <w:r>
        <w:rPr>
          <w:rFonts w:ascii="Cambria" w:hAnsi="Cambria" w:eastAsia="Cambria"/>
          <w:i w:val="0"/>
          <w:color w:val="000000"/>
          <w:sz w:val="22"/>
        </w:rPr>
        <w:t xml:space="preserve"> </w:t>
      </w:r>
      <w:del w:id="6" w:author="OpenAI Codex" w:date="2026-10-11T00:00:00Z">
        <w:r>
          <w:rPr>
            <w:rFonts w:ascii="Cambria" w:hAnsi="Cambria" w:eastAsia="Cambria"/>
            <w:i w:val="0"/>
            <w:color w:val="000000"/>
            <w:sz w:val="22"/>
          </w:rPr>
          <w:delText xml:space="preserve">catalysts</w:delText>
        </w:r>
      </w:del>
      <w:ins w:id="7" w:author="OpenAI Codex" w:date="2026-10-11T00:00:00Z">
        <w:r>
          <w:rPr>
            <w:rFonts w:ascii="Cambria" w:hAnsi="Cambria" w:eastAsia="Cambria"/>
            <w:i w:val="0"/>
            <w:color w:val="000000"/>
            <w:sz w:val="22"/>
          </w:rPr>
          <w:t xml:space="preserve">artificial</w:t>
        </w:r>
      </w:ins>
      <w:r>
        <w:rPr>
          <w:rFonts w:ascii="Cambria" w:hAnsi="Cambria" w:eastAsia="Cambria"/>
          <w:i w:val="0"/>
          <w:color w:val="000000"/>
          <w:sz w:val="22"/>
        </w:rPr>
        <w:t xml:space="preserve"> </w:t>
      </w:r>
      <w:del w:id="8" w:author="OpenAI Codex" w:date="2026-10-11T00:00:00Z">
        <w:r>
          <w:rPr>
            <w:rFonts w:ascii="Cambria" w:hAnsi="Cambria" w:eastAsia="Cambria"/>
            <w:i w:val="0"/>
            <w:color w:val="000000"/>
            <w:sz w:val="22"/>
          </w:rPr>
          <w:delText xml:space="preserve">for</w:delText>
        </w:r>
      </w:del>
      <w:ins w:id="9" w:author="OpenAI Codex" w:date="2026-10-11T00:00:00Z">
        <w:r>
          <w:rPr>
            <w:rFonts w:ascii="Cambria" w:hAnsi="Cambria" w:eastAsia="Cambria"/>
            <w:i w:val="0"/>
            <w:color w:val="000000"/>
            <w:sz w:val="22"/>
          </w:rPr>
          <w:t xml:space="preserve">intelligence can accelerate catalyst discovery and research communication when computational results retain their structural and methodological context. We use</w:t>
        </w:r>
      </w:ins>
      <w:r>
        <w:rPr>
          <w:rFonts w:ascii="Cambria" w:hAnsi="Cambria" w:eastAsia="Cambria"/>
          <w:i w:val="0"/>
          <w:color w:val="000000"/>
          <w:sz w:val="22"/>
        </w:rPr>
        <w:t xml:space="preserve"> the oxygen reduction reaction </w:t>
      </w:r>
      <w:del w:id="10" w:author="OpenAI Codex" w:date="2026-10-11T00:00:00Z">
        <w:r>
          <w:rPr>
            <w:rFonts w:ascii="Cambria" w:hAnsi="Cambria" w:eastAsia="Cambria"/>
            <w:i w:val="0"/>
            <w:color w:val="000000"/>
            <w:sz w:val="22"/>
          </w:rPr>
          <w:delText xml:space="preserve">using</w:delText>
        </w:r>
      </w:del>
      <w:ins w:id="11" w:author="OpenAI Codex" w:date="2026-10-11T00:00:00Z">
        <w:r>
          <w:rPr>
            <w:rFonts w:ascii="Cambria" w:hAnsi="Cambria" w:eastAsia="Cambria"/>
            <w:i w:val="0"/>
            <w:color w:val="000000"/>
            <w:sz w:val="22"/>
          </w:rPr>
          <w:t xml:space="preserve">on</w:t>
        </w:r>
      </w:ins>
      <w:r>
        <w:rPr>
          <w:rFonts w:ascii="Cambria" w:hAnsi="Cambria" w:eastAsia="Cambria"/>
          <w:i w:val="0"/>
          <w:color w:val="000000"/>
          <w:sz w:val="22"/>
        </w:rPr>
        <w:t xml:space="preserve"> </w:t>
      </w:r>
      <w:del w:id="12" w:author="OpenAI Codex" w:date="2026-10-11T00:00:00Z">
        <w:r>
          <w:rPr>
            <w:rFonts w:ascii="Cambria" w:hAnsi="Cambria" w:eastAsia="Cambria"/>
            <w:i w:val="0"/>
            <w:color w:val="000000"/>
            <w:sz w:val="22"/>
          </w:rPr>
          <w:delText xml:space="preserve">adsorption</w:delText>
        </w:r>
      </w:del>
      <w:ins w:id="13" w:author="OpenAI Codex" w:date="2026-10-11T00:00:00Z">
        <w:r>
          <w:rPr>
            <w:rFonts w:ascii="Cambria" w:hAnsi="Cambria" w:eastAsia="Cambria"/>
            <w:i w:val="0"/>
            <w:color w:val="000000"/>
            <w:sz w:val="22"/>
          </w:rPr>
          <w:t xml:space="preserve">molecular</w:t>
        </w:r>
      </w:ins>
      <w:r>
        <w:rPr>
          <w:rFonts w:ascii="Cambria" w:hAnsi="Cambria" w:eastAsia="Cambria"/>
          <w:i w:val="0"/>
          <w:color w:val="000000"/>
          <w:sz w:val="22"/>
        </w:rPr>
        <w:t xml:space="preserve"> </w:t>
      </w:r>
      <w:del w:id="14" w:author="OpenAI Codex" w:date="2026-10-11T00:00:00Z">
        <w:r>
          <w:rPr>
            <w:rFonts w:ascii="Cambria" w:hAnsi="Cambria" w:eastAsia="Cambria"/>
            <w:i w:val="0"/>
            <w:color w:val="000000"/>
            <w:sz w:val="22"/>
          </w:rPr>
          <w:delText xml:space="preserve">thermodynamics</w:delText>
        </w:r>
      </w:del>
      <w:ins w:id="15" w:author="OpenAI Codex" w:date="2026-10-11T00:00:00Z">
        <w:r>
          <w:rPr>
            <w:rFonts w:ascii="Cambria" w:hAnsi="Cambria" w:eastAsia="Cambria"/>
            <w:i w:val="0"/>
            <w:color w:val="000000"/>
            <w:sz w:val="22"/>
          </w:rPr>
          <w:t xml:space="preserve">dual-atom</w:t>
        </w:r>
      </w:ins>
      <w:r>
        <w:rPr>
          <w:rFonts w:ascii="Cambria" w:hAnsi="Cambria" w:eastAsia="Cambria"/>
          <w:i w:val="0"/>
          <w:color w:val="000000"/>
          <w:sz w:val="22"/>
        </w:rPr>
        <w:t xml:space="preserve"> </w:t>
      </w:r>
      <w:del w:id="16" w:author="OpenAI Codex" w:date="2026-10-11T00:00:00Z">
        <w:r>
          <w:rPr>
            <w:rFonts w:ascii="Cambria" w:hAnsi="Cambria" w:eastAsia="Cambria"/>
            <w:i w:val="0"/>
            <w:color w:val="000000"/>
            <w:sz w:val="22"/>
          </w:rPr>
          <w:delText xml:space="preserve">resolved</w:delText>
        </w:r>
      </w:del>
      <w:ins w:id="17" w:author="OpenAI Codex" w:date="2026-10-11T00:00:00Z">
        <w:r>
          <w:rPr>
            <w:rFonts w:ascii="Cambria" w:hAnsi="Cambria" w:eastAsia="Cambria"/>
            <w:i w:val="0"/>
            <w:color w:val="000000"/>
            <w:sz w:val="22"/>
          </w:rPr>
          <w:t xml:space="preserve">site catalysts as a case study. We match O, OH, and OOH calculations</w:t>
        </w:r>
      </w:ins>
      <w:r>
        <w:rPr>
          <w:rFonts w:ascii="Cambria" w:hAnsi="Cambria" w:eastAsia="Cambria"/>
          <w:i w:val="0"/>
          <w:color w:val="000000"/>
          <w:sz w:val="22"/>
        </w:rPr>
        <w:t xml:space="preserve"> by catalyst and adsorption </w:t>
      </w:r>
      <w:del w:id="18" w:author="OpenAI Codex" w:date="2026-10-11T00:00:00Z">
        <w:r>
          <w:rPr>
            <w:rFonts w:ascii="Cambria" w:hAnsi="Cambria" w:eastAsia="Cambria"/>
            <w:i w:val="0"/>
            <w:color w:val="000000"/>
            <w:sz w:val="22"/>
          </w:rPr>
          <w:delText xml:space="preserve">site.</w:delText>
        </w:r>
      </w:del>
      <w:ins w:id="19" w:author="OpenAI Codex" w:date="2026-10-11T00:00:00Z">
        <w:r>
          <w:rPr>
            <w:rFonts w:ascii="Cambria" w:hAnsi="Cambria" w:eastAsia="Cambria"/>
            <w:i w:val="0"/>
            <w:color w:val="000000"/>
            <w:sz w:val="22"/>
          </w:rPr>
          <w:t xml:space="preserve">site,</w:t>
        </w:r>
      </w:ins>
      <w:r>
        <w:rPr>
          <w:rFonts w:ascii="Cambria" w:hAnsi="Cambria" w:eastAsia="Cambria"/>
          <w:i w:val="0"/>
          <w:color w:val="000000"/>
          <w:sz w:val="22"/>
        </w:rPr>
        <w:t xml:space="preserve"> </w:t>
      </w:r>
      <w:del w:id="20" w:author="OpenAI Codex" w:date="2026-10-11T00:00:00Z">
        <w:r>
          <w:rPr>
            <w:rFonts w:ascii="Cambria" w:hAnsi="Cambria" w:eastAsia="Cambria"/>
            <w:i w:val="0"/>
            <w:color w:val="000000"/>
            <w:sz w:val="22"/>
          </w:rPr>
          <w:delText xml:space="preserve">Exact</w:delText>
        </w:r>
      </w:del>
      <w:ins w:id="21" w:author="OpenAI Codex" w:date="2026-10-11T00:00:00Z">
        <w:r>
          <w:rPr>
            <w:rFonts w:ascii="Cambria" w:hAnsi="Cambria" w:eastAsia="Cambria"/>
            <w:i w:val="0"/>
            <w:color w:val="000000"/>
            <w:sz w:val="22"/>
          </w:rPr>
          <w:t xml:space="preserve">select</w:t>
        </w:r>
      </w:ins>
      <w:r>
        <w:rPr>
          <w:rFonts w:ascii="Cambria" w:hAnsi="Cambria" w:eastAsia="Cambria"/>
          <w:i w:val="0"/>
          <w:color w:val="000000"/>
          <w:sz w:val="22"/>
        </w:rPr>
        <w:t xml:space="preserve"> </w:t>
      </w:r>
      <w:del w:id="22" w:author="OpenAI Codex" w:date="2026-10-11T00:00:00Z">
        <w:r>
          <w:rPr>
            <w:rFonts w:ascii="Cambria" w:hAnsi="Cambria" w:eastAsia="Cambria"/>
            <w:i w:val="0"/>
            <w:color w:val="000000"/>
            <w:sz w:val="22"/>
          </w:rPr>
          <w:delText xml:space="preserve">matching</w:delText>
        </w:r>
      </w:del>
      <w:ins w:id="23" w:author="OpenAI Codex" w:date="2026-10-11T00:00:00Z">
        <w:r>
          <w:rPr>
            <w:rFonts w:ascii="Cambria" w:hAnsi="Cambria" w:eastAsia="Cambria"/>
            <w:i w:val="0"/>
            <w:color w:val="000000"/>
            <w:sz w:val="22"/>
          </w:rPr>
          <w:t xml:space="preserve">the</w:t>
        </w:r>
      </w:ins>
      <w:r>
        <w:rPr>
          <w:rFonts w:ascii="Cambria" w:hAnsi="Cambria" w:eastAsia="Cambria"/>
          <w:i w:val="0"/>
          <w:color w:val="000000"/>
          <w:sz w:val="22"/>
        </w:rPr>
        <w:t xml:space="preserve"> </w:t>
      </w:r>
      <w:del w:id="24" w:author="OpenAI Codex" w:date="2026-10-11T00:00:00Z">
        <w:r>
          <w:rPr>
            <w:rFonts w:ascii="Cambria" w:hAnsi="Cambria" w:eastAsia="Cambria"/>
            <w:i w:val="0"/>
            <w:color w:val="000000"/>
            <w:sz w:val="22"/>
          </w:rPr>
          <w:delText xml:space="preserve">supports</w:delText>
        </w:r>
      </w:del>
      <w:ins w:id="25" w:author="OpenAI Codex" w:date="2026-10-11T00:00:00Z">
        <w:r>
          <w:rPr>
            <w:rFonts w:ascii="Cambria" w:hAnsi="Cambria" w:eastAsia="Cambria"/>
            <w:i w:val="0"/>
            <w:color w:val="000000"/>
            <w:sz w:val="22"/>
          </w:rPr>
          <w:t xml:space="preserve">lower energy OOH orientation for each pair, and evaluate</w:t>
        </w:r>
      </w:ins>
      <w:r>
        <w:rPr>
          <w:rFonts w:ascii="Cambria" w:hAnsi="Cambria" w:eastAsia="Cambria"/>
          <w:i w:val="0"/>
          <w:color w:val="000000"/>
          <w:sz w:val="22"/>
        </w:rPr>
        <w:t xml:space="preserve"> scaling </w:t>
      </w:r>
      <w:del w:id="26" w:author="OpenAI Codex" w:date="2026-10-11T00:00:00Z">
        <w:r>
          <w:rPr>
            <w:rFonts w:ascii="Cambria" w:hAnsi="Cambria" w:eastAsia="Cambria"/>
            <w:i w:val="0"/>
            <w:color w:val="000000"/>
            <w:sz w:val="22"/>
          </w:rPr>
          <w:delText xml:space="preserve">analysis</w:delText>
        </w:r>
      </w:del>
      <w:ins w:id="27" w:author="OpenAI Codex" w:date="2026-10-11T00:00:00Z">
        <w:r>
          <w:rPr>
            <w:rFonts w:ascii="Cambria" w:hAnsi="Cambria" w:eastAsia="Cambria"/>
            <w:i w:val="0"/>
            <w:color w:val="000000"/>
            <w:sz w:val="22"/>
          </w:rPr>
          <w:t xml:space="preserve">relations</w:t>
        </w:r>
      </w:ins>
      <w:r>
        <w:rPr>
          <w:rFonts w:ascii="Cambria" w:hAnsi="Cambria" w:eastAsia="Cambria"/>
          <w:i w:val="0"/>
          <w:color w:val="000000"/>
          <w:sz w:val="22"/>
        </w:rPr>
        <w:t xml:space="preserve"> and conventional computational hydrogen electrode </w:t>
      </w:r>
      <w:del w:id="28" w:author="OpenAI Codex" w:date="2026-10-11T00:00:00Z">
        <w:r>
          <w:rPr>
            <w:rFonts w:ascii="Cambria" w:hAnsi="Cambria" w:eastAsia="Cambria"/>
            <w:i w:val="0"/>
            <w:color w:val="000000"/>
            <w:sz w:val="22"/>
          </w:rPr>
          <w:delText xml:space="preserve">estimates, while reusable records permit alternative activity descriptors to be evaluated from the same calculations.</w:delText>
        </w:r>
      </w:del>
      <w:ins w:id="29" w:author="OpenAI Codex" w:date="2026-10-11T00:00:00Z">
        <w:r>
          <w:rPr>
            <w:rFonts w:ascii="Cambria" w:hAnsi="Cambria" w:eastAsia="Cambria"/>
            <w:i w:val="0"/>
            <w:color w:val="000000"/>
            <w:sz w:val="22"/>
          </w:rPr>
          <w:t xml:space="preserve">thermodynamics.</w:t>
        </w:r>
      </w:ins>
      <w:r>
        <w:rPr>
          <w:rFonts w:ascii="Cambria" w:hAnsi="Cambria" w:eastAsia="Cambria"/>
          <w:i w:val="0"/>
          <w:color w:val="000000"/>
          <w:sz w:val="22"/>
        </w:rPr>
        <w:t xml:space="preserve"> The working </w:t>
      </w:r>
      <w:del w:id="30" w:author="OpenAI Codex" w:date="2026-10-11T00:00:00Z">
        <w:r>
          <w:rPr>
            <w:rFonts w:ascii="Cambria" w:hAnsi="Cambria" w:eastAsia="Cambria"/>
            <w:i w:val="0"/>
            <w:color w:val="000000"/>
            <w:sz w:val="22"/>
          </w:rPr>
          <w:delText xml:space="preserve">dataset</w:delText>
        </w:r>
      </w:del>
      <w:ins w:id="31" w:author="OpenAI Codex" w:date="2026-10-11T00:00:00Z">
        <w:r>
          <w:rPr>
            <w:rFonts w:ascii="Cambria" w:hAnsi="Cambria" w:eastAsia="Cambria"/>
            <w:i w:val="0"/>
            <w:color w:val="000000"/>
            <w:sz w:val="22"/>
          </w:rPr>
          <w:t xml:space="preserve">data</w:t>
        </w:r>
      </w:ins>
      <w:r>
        <w:rPr>
          <w:rFonts w:ascii="Cambria" w:hAnsi="Cambria" w:eastAsia="Cambria"/>
          <w:i w:val="0"/>
          <w:color w:val="000000"/>
          <w:sz w:val="22"/>
        </w:rPr>
        <w:t xml:space="preserve"> </w:t>
      </w:r>
      <w:del w:id="32" w:author="OpenAI Codex" w:date="2026-10-11T00:00:00Z">
        <w:r>
          <w:rPr>
            <w:rFonts w:ascii="Cambria" w:hAnsi="Cambria" w:eastAsia="Cambria"/>
            <w:i w:val="0"/>
            <w:color w:val="000000"/>
            <w:sz w:val="22"/>
          </w:rPr>
          <w:delText xml:space="preserve">gives</w:delText>
        </w:r>
      </w:del>
      <w:ins w:id="33" w:author="OpenAI Codex" w:date="2026-10-11T00:00:00Z">
        <w:r>
          <w:rPr>
            <w:rFonts w:ascii="Cambria" w:hAnsi="Cambria" w:eastAsia="Cambria"/>
            <w:i w:val="0"/>
            <w:color w:val="000000"/>
            <w:sz w:val="22"/>
          </w:rPr>
          <w:t xml:space="preserve">show</w:t>
        </w:r>
      </w:ins>
      <w:r>
        <w:rPr>
          <w:rFonts w:ascii="Cambria" w:hAnsi="Cambria" w:eastAsia="Cambria"/>
          <w:i w:val="0"/>
          <w:color w:val="000000"/>
          <w:sz w:val="22"/>
        </w:rPr>
        <w:t xml:space="preserve"> distinct O–OH and OOH–OH </w:t>
      </w:r>
      <w:del w:id="34" w:author="OpenAI Codex" w:date="2026-10-11T00:00:00Z">
        <w:r>
          <w:rPr>
            <w:rFonts w:ascii="Cambria" w:hAnsi="Cambria" w:eastAsia="Cambria"/>
            <w:i w:val="0"/>
            <w:color w:val="000000"/>
            <w:sz w:val="22"/>
          </w:rPr>
          <w:delText xml:space="preserve">scaling</w:delText>
        </w:r>
      </w:del>
      <w:ins w:id="35" w:author="OpenAI Codex" w:date="2026-10-11T00:00:00Z">
        <w:r>
          <w:rPr>
            <w:rFonts w:ascii="Cambria" w:hAnsi="Cambria" w:eastAsia="Cambria"/>
            <w:i w:val="0"/>
            <w:color w:val="000000"/>
            <w:sz w:val="22"/>
          </w:rPr>
          <w:t xml:space="preserve">trends,</w:t>
        </w:r>
      </w:ins>
      <w:r>
        <w:rPr>
          <w:rFonts w:ascii="Cambria" w:hAnsi="Cambria" w:eastAsia="Cambria"/>
          <w:i w:val="0"/>
          <w:color w:val="000000"/>
          <w:sz w:val="22"/>
        </w:rPr>
        <w:t xml:space="preserve"> </w:t>
      </w:r>
      <w:del w:id="36" w:author="OpenAI Codex" w:date="2026-10-11T00:00:00Z">
        <w:r>
          <w:rPr>
            <w:rFonts w:ascii="Cambria" w:hAnsi="Cambria" w:eastAsia="Cambria"/>
            <w:i w:val="0"/>
            <w:color w:val="000000"/>
            <w:sz w:val="22"/>
          </w:rPr>
          <w:delText xml:space="preserve">relations</w:delText>
        </w:r>
      </w:del>
      <w:ins w:id="37" w:author="OpenAI Codex" w:date="2026-10-11T00:00:00Z">
        <w:r>
          <w:rPr>
            <w:rFonts w:ascii="Cambria" w:hAnsi="Cambria" w:eastAsia="Cambria"/>
            <w:i w:val="0"/>
            <w:color w:val="000000"/>
            <w:sz w:val="22"/>
          </w:rPr>
          <w:t xml:space="preserve">while</w:t>
        </w:r>
      </w:ins>
      <w:r>
        <w:rPr>
          <w:rFonts w:ascii="Cambria" w:hAnsi="Cambria" w:eastAsia="Cambria"/>
          <w:i w:val="0"/>
          <w:color w:val="000000"/>
          <w:sz w:val="22"/>
        </w:rPr>
        <w:t xml:space="preserve"> </w:t>
      </w:r>
      <w:del w:id="38" w:author="OpenAI Codex" w:date="2026-10-11T00:00:00Z">
        <w:r>
          <w:rPr>
            <w:rFonts w:ascii="Cambria" w:hAnsi="Cambria" w:eastAsia="Cambria"/>
            <w:i w:val="0"/>
            <w:color w:val="000000"/>
            <w:sz w:val="22"/>
          </w:rPr>
          <w:delText xml:space="preserve">and a provisional minimum overpotential of 0.34 V. The</w:delText>
        </w:r>
      </w:del>
      <w:ins w:id="39" w:author="OpenAI Codex" w:date="2026-10-11T00:00:00Z">
        <w:r>
          <w:rPr>
            <w:rFonts w:ascii="Cambria" w:hAnsi="Cambria" w:eastAsia="Cambria"/>
            <w:i w:val="0"/>
            <w:color w:val="000000"/>
            <w:sz w:val="22"/>
          </w:rPr>
          <w:t xml:space="preserve">the</w:t>
        </w:r>
      </w:ins>
      <w:r>
        <w:rPr>
          <w:rFonts w:ascii="Cambria" w:hAnsi="Cambria" w:eastAsia="Cambria"/>
          <w:i w:val="0"/>
          <w:color w:val="000000"/>
          <w:sz w:val="22"/>
        </w:rPr>
        <w:t xml:space="preserve"> available</w:t>
      </w:r>
      <w:del w:id="40" w:author="OpenAI Codex" w:date="2026-10-11T00:00:00Z">
        <w:r>
          <w:rPr>
            <w:rFonts w:ascii="Cambria" w:hAnsi="Cambria" w:eastAsia="Cambria"/>
            <w:i w:val="0"/>
            <w:color w:val="000000"/>
            <w:sz w:val="22"/>
          </w:rPr>
          <w:delText xml:space="preserve"> hydroxyl</w:delText>
        </w:r>
      </w:del>
      <w:r>
        <w:rPr>
          <w:rFonts w:ascii="Cambria" w:hAnsi="Cambria" w:eastAsia="Cambria"/>
          <w:i w:val="0"/>
          <w:color w:val="000000"/>
          <w:sz w:val="22"/>
        </w:rPr>
        <w:t xml:space="preserve"> regression comparison remains exploratory because </w:t>
      </w:r>
      <w:ins w:id="41" w:author="OpenAI Codex" w:date="2026-10-11T00:00:00Z">
        <w:r>
          <w:rPr>
            <w:rFonts w:ascii="Cambria" w:hAnsi="Cambria" w:eastAsia="Cambria"/>
            <w:i w:val="0"/>
            <w:color w:val="000000"/>
            <w:sz w:val="22"/>
          </w:rPr>
          <w:t xml:space="preserve">its model provenance and </w:t>
        </w:r>
      </w:ins>
      <w:r>
        <w:rPr>
          <w:rFonts w:ascii="Cambria" w:hAnsi="Cambria" w:eastAsia="Cambria"/>
          <w:i w:val="0"/>
          <w:color w:val="000000"/>
          <w:sz w:val="22"/>
        </w:rPr>
        <w:t xml:space="preserve">independent validation </w:t>
      </w:r>
      <w:del w:id="42" w:author="OpenAI Codex" w:date="2026-10-11T00:00:00Z">
        <w:r>
          <w:rPr>
            <w:rFonts w:ascii="Cambria" w:hAnsi="Cambria" w:eastAsia="Cambria"/>
            <w:i w:val="0"/>
            <w:color w:val="000000"/>
            <w:sz w:val="22"/>
          </w:rPr>
          <w:delText xml:space="preserve">has</w:delText>
        </w:r>
      </w:del>
      <w:ins w:id="43" w:author="OpenAI Codex" w:date="2026-10-11T00:00:00Z">
        <w:r>
          <w:rPr>
            <w:rFonts w:ascii="Cambria" w:hAnsi="Cambria" w:eastAsia="Cambria"/>
            <w:i w:val="0"/>
            <w:color w:val="000000"/>
            <w:sz w:val="22"/>
          </w:rPr>
          <w:t xml:space="preserve">are</w:t>
        </w:r>
      </w:ins>
      <w:r>
        <w:rPr>
          <w:rFonts w:ascii="Cambria" w:hAnsi="Cambria" w:eastAsia="Cambria"/>
          <w:i w:val="0"/>
          <w:color w:val="000000"/>
          <w:sz w:val="22"/>
        </w:rPr>
        <w:t xml:space="preserve"> </w:t>
      </w:r>
      <w:del w:id="44" w:author="OpenAI Codex" w:date="2026-10-11T00:00:00Z">
        <w:r>
          <w:rPr>
            <w:rFonts w:ascii="Cambria" w:hAnsi="Cambria" w:eastAsia="Cambria"/>
            <w:i w:val="0"/>
            <w:color w:val="000000"/>
            <w:sz w:val="22"/>
          </w:rPr>
          <w:delText xml:space="preserve">not</w:delText>
        </w:r>
      </w:del>
      <w:ins w:id="45" w:author="OpenAI Codex" w:date="2026-10-11T00:00:00Z">
        <w:r>
          <w:rPr>
            <w:rFonts w:ascii="Cambria" w:hAnsi="Cambria" w:eastAsia="Cambria"/>
            <w:i w:val="0"/>
            <w:color w:val="000000"/>
            <w:sz w:val="22"/>
          </w:rPr>
          <w:t xml:space="preserve">unresolved.</w:t>
        </w:r>
      </w:ins>
      <w:r>
        <w:rPr>
          <w:rFonts w:ascii="Cambria" w:hAnsi="Cambria" w:eastAsia="Cambria"/>
          <w:i w:val="0"/>
          <w:color w:val="000000"/>
          <w:sz w:val="22"/>
        </w:rPr>
        <w:t xml:space="preserve"> </w:t>
      </w:r>
      <w:del w:id="46" w:author="OpenAI Codex" w:date="2026-10-11T00:00:00Z">
        <w:r>
          <w:rPr>
            <w:rFonts w:ascii="Cambria" w:hAnsi="Cambria" w:eastAsia="Cambria"/>
            <w:i w:val="0"/>
            <w:color w:val="000000"/>
            <w:sz w:val="22"/>
          </w:rPr>
          <w:delText xml:space="preserve">been</w:delText>
        </w:r>
      </w:del>
      <w:ins w:id="47" w:author="OpenAI Codex" w:date="2026-10-11T00:00:00Z">
        <w:r>
          <w:rPr>
            <w:rFonts w:ascii="Cambria" w:hAnsi="Cambria" w:eastAsia="Cambria"/>
            <w:i w:val="0"/>
            <w:color w:val="000000"/>
            <w:sz w:val="22"/>
          </w:rPr>
          <w:t xml:space="preserve">Artificial</w:t>
        </w:r>
      </w:ins>
      <w:r>
        <w:rPr>
          <w:rFonts w:ascii="Cambria" w:hAnsi="Cambria" w:eastAsia="Cambria"/>
          <w:i w:val="0"/>
          <w:color w:val="000000"/>
          <w:sz w:val="22"/>
        </w:rPr>
        <w:t xml:space="preserve"> </w:t>
      </w:r>
      <w:del w:id="48" w:author="OpenAI Codex" w:date="2026-10-11T00:00:00Z">
        <w:r>
          <w:rPr>
            <w:rFonts w:ascii="Cambria" w:hAnsi="Cambria" w:eastAsia="Cambria"/>
            <w:i w:val="0"/>
            <w:color w:val="000000"/>
            <w:sz w:val="22"/>
          </w:rPr>
          <w:delText xml:space="preserve">established.</w:delText>
        </w:r>
      </w:del>
      <w:ins w:id="49" w:author="OpenAI Codex" w:date="2026-10-11T00:00:00Z">
        <w:r>
          <w:rPr>
            <w:rFonts w:ascii="Cambria" w:hAnsi="Cambria" w:eastAsia="Cambria"/>
            <w:i w:val="0"/>
            <w:color w:val="000000"/>
            <w:sz w:val="22"/>
          </w:rPr>
          <w:t xml:space="preserve">intelligence</w:t>
        </w:r>
      </w:ins>
      <w:r>
        <w:rPr>
          <w:rFonts w:ascii="Cambria" w:hAnsi="Cambria" w:eastAsia="Cambria"/>
          <w:i w:val="0"/>
          <w:color w:val="000000"/>
          <w:sz w:val="22"/>
        </w:rPr>
        <w:t xml:space="preserve"> </w:t>
      </w:r>
      <w:del w:id="50" w:author="OpenAI Codex" w:date="2026-10-11T00:00:00Z">
        <w:r>
          <w:rPr>
            <w:rFonts w:ascii="Cambria" w:hAnsi="Cambria" w:eastAsia="Cambria"/>
            <w:i w:val="0"/>
            <w:color w:val="000000"/>
            <w:sz w:val="22"/>
          </w:rPr>
          <w:delText xml:space="preserve">We</w:delText>
        </w:r>
      </w:del>
      <w:ins w:id="51" w:author="OpenAI Codex" w:date="2026-10-11T00:00:00Z">
        <w:r>
          <w:rPr>
            <w:rFonts w:ascii="Cambria" w:hAnsi="Cambria" w:eastAsia="Cambria"/>
            <w:i w:val="0"/>
            <w:color w:val="000000"/>
            <w:sz w:val="22"/>
          </w:rPr>
          <w:t xml:space="preserve">generated</w:t>
        </w:r>
      </w:ins>
      <w:r>
        <w:rPr>
          <w:rFonts w:ascii="Cambria" w:hAnsi="Cambria" w:eastAsia="Cambria"/>
          <w:i w:val="0"/>
          <w:color w:val="000000"/>
          <w:sz w:val="22"/>
        </w:rPr>
        <w:t xml:space="preserve"> </w:t>
      </w:r>
      <w:del w:id="52" w:author="OpenAI Codex" w:date="2026-10-11T00:00:00Z">
        <w:r>
          <w:rPr>
            <w:rFonts w:ascii="Cambria" w:hAnsi="Cambria" w:eastAsia="Cambria"/>
            <w:i w:val="0"/>
            <w:color w:val="000000"/>
            <w:sz w:val="22"/>
          </w:rPr>
          <w:delText xml:space="preserve">also</w:delText>
        </w:r>
      </w:del>
      <w:ins w:id="53" w:author="OpenAI Codex" w:date="2026-10-11T00:00:00Z">
        <w:r>
          <w:rPr>
            <w:rFonts w:ascii="Cambria" w:hAnsi="Cambria" w:eastAsia="Cambria"/>
            <w:i w:val="0"/>
            <w:color w:val="000000"/>
            <w:sz w:val="22"/>
          </w:rPr>
          <w:t xml:space="preserve">the</w:t>
        </w:r>
      </w:ins>
      <w:r>
        <w:rPr>
          <w:rFonts w:ascii="Cambria" w:hAnsi="Cambria" w:eastAsia="Cambria"/>
          <w:i w:val="0"/>
          <w:color w:val="000000"/>
          <w:sz w:val="22"/>
        </w:rPr>
        <w:t xml:space="preserve"> </w:t>
      </w:r>
      <w:del w:id="54" w:author="OpenAI Codex" w:date="2026-10-11T00:00:00Z">
        <w:r>
          <w:rPr>
            <w:rFonts w:ascii="Cambria" w:hAnsi="Cambria" w:eastAsia="Cambria"/>
            <w:i w:val="0"/>
            <w:color w:val="000000"/>
            <w:sz w:val="22"/>
          </w:rPr>
          <w:delText xml:space="preserve">describe</w:delText>
        </w:r>
      </w:del>
      <w:ins w:id="55" w:author="OpenAI Codex" w:date="2026-10-11T00:00:00Z">
        <w:r>
          <w:rPr>
            <w:rFonts w:ascii="Cambria" w:hAnsi="Cambria" w:eastAsia="Cambria"/>
            <w:i w:val="0"/>
            <w:color w:val="000000"/>
            <w:sz w:val="22"/>
          </w:rPr>
          <w:t xml:space="preserve">complete</w:t>
        </w:r>
      </w:ins>
      <w:r>
        <w:rPr>
          <w:rFonts w:ascii="Cambria" w:hAnsi="Cambria" w:eastAsia="Cambria"/>
          <w:i w:val="0"/>
          <w:color w:val="000000"/>
          <w:sz w:val="22"/>
        </w:rPr>
        <w:t xml:space="preserve"> </w:t>
      </w:r>
      <w:del w:id="56" w:author="OpenAI Codex" w:date="2026-10-11T00:00:00Z">
        <w:r>
          <w:rPr>
            <w:rFonts w:ascii="Cambria" w:hAnsi="Cambria" w:eastAsia="Cambria"/>
            <w:i w:val="0"/>
            <w:color w:val="000000"/>
            <w:sz w:val="22"/>
          </w:rPr>
          <w:delText xml:space="preserve">how</w:delText>
        </w:r>
      </w:del>
      <w:ins w:id="57" w:author="OpenAI Codex" w:date="2026-10-11T00:00:00Z">
        <w:r>
          <w:rPr>
            <w:rFonts w:ascii="Cambria" w:hAnsi="Cambria" w:eastAsia="Cambria"/>
            <w:i w:val="0"/>
            <w:color w:val="000000"/>
            <w:sz w:val="22"/>
          </w:rPr>
          <w:t xml:space="preserve">manuscript</w:t>
        </w:r>
      </w:ins>
      <w:r>
        <w:rPr>
          <w:rFonts w:ascii="Cambria" w:hAnsi="Cambria" w:eastAsia="Cambria"/>
          <w:i w:val="0"/>
          <w:color w:val="000000"/>
          <w:sz w:val="22"/>
        </w:rPr>
        <w:t xml:space="preserve"> </w:t>
      </w:r>
      <w:del w:id="58" w:author="OpenAI Codex" w:date="2026-10-11T00:00:00Z">
        <w:r>
          <w:rPr>
            <w:rFonts w:ascii="Cambria" w:hAnsi="Cambria" w:eastAsia="Cambria"/>
            <w:i w:val="0"/>
            <w:color w:val="000000"/>
            <w:sz w:val="22"/>
          </w:rPr>
          <w:delText xml:space="preserve">a</w:delText>
        </w:r>
      </w:del>
      <w:ins w:id="59" w:author="OpenAI Codex" w:date="2026-10-11T00:00:00Z">
        <w:r>
          <w:rPr>
            <w:rFonts w:ascii="Cambria" w:hAnsi="Cambria" w:eastAsia="Cambria"/>
            <w:i w:val="0"/>
            <w:color w:val="000000"/>
            <w:sz w:val="22"/>
          </w:rPr>
          <w:t xml:space="preserve">text</w:t>
        </w:r>
      </w:ins>
      <w:r>
        <w:rPr>
          <w:rFonts w:ascii="Cambria" w:hAnsi="Cambria" w:eastAsia="Cambria"/>
          <w:i w:val="0"/>
          <w:color w:val="000000"/>
          <w:sz w:val="22"/>
        </w:rPr>
        <w:t xml:space="preserve"> </w:t>
      </w:r>
      <w:del w:id="60" w:author="OpenAI Codex" w:date="2026-10-11T00:00:00Z">
        <w:r>
          <w:rPr>
            <w:rFonts w:ascii="Cambria" w:hAnsi="Cambria" w:eastAsia="Cambria"/>
            <w:i w:val="0"/>
            <w:color w:val="000000"/>
            <w:sz w:val="22"/>
          </w:rPr>
          <w:delText xml:space="preserve">language</w:delText>
        </w:r>
      </w:del>
      <w:ins w:id="61" w:author="OpenAI Codex" w:date="2026-10-11T00:00:00Z">
        <w:r>
          <w:rPr>
            <w:rFonts w:ascii="Cambria" w:hAnsi="Cambria" w:eastAsia="Cambria"/>
            <w:i w:val="0"/>
            <w:color w:val="000000"/>
            <w:sz w:val="22"/>
          </w:rPr>
          <w:t xml:space="preserve">from</w:t>
        </w:r>
      </w:ins>
      <w:r>
        <w:rPr>
          <w:rFonts w:ascii="Cambria" w:hAnsi="Cambria" w:eastAsia="Cambria"/>
          <w:i w:val="0"/>
          <w:color w:val="000000"/>
          <w:sz w:val="22"/>
        </w:rPr>
        <w:t xml:space="preserve"> </w:t>
      </w:r>
      <w:del w:id="62" w:author="OpenAI Codex" w:date="2026-10-11T00:00:00Z">
        <w:r>
          <w:rPr>
            <w:rFonts w:ascii="Cambria" w:hAnsi="Cambria" w:eastAsia="Cambria"/>
            <w:i w:val="0"/>
            <w:color w:val="000000"/>
            <w:sz w:val="22"/>
          </w:rPr>
          <w:delText xml:space="preserve">model helped assemble a</w:delText>
        </w:r>
      </w:del>
      <w:ins w:id="63" w:author="OpenAI Codex" w:date="2026-10-11T00:00:00Z">
        <w:r>
          <w:rPr>
            <w:rFonts w:ascii="Cambria" w:hAnsi="Cambria" w:eastAsia="Cambria"/>
            <w:i w:val="0"/>
            <w:color w:val="000000"/>
            <w:sz w:val="22"/>
          </w:rPr>
          <w:t xml:space="preserve">the</w:t>
        </w:r>
      </w:ins>
      <w:r>
        <w:rPr>
          <w:rFonts w:ascii="Cambria" w:hAnsi="Cambria" w:eastAsia="Cambria"/>
          <w:i w:val="0"/>
          <w:color w:val="000000"/>
          <w:sz w:val="22"/>
        </w:rPr>
        <w:t xml:space="preserve"> research </w:t>
      </w:r>
      <w:del w:id="64" w:author="OpenAI Codex" w:date="2026-10-11T00:00:00Z">
        <w:r>
          <w:rPr>
            <w:rFonts w:ascii="Cambria" w:hAnsi="Cambria" w:eastAsia="Cambria"/>
            <w:i w:val="0"/>
            <w:color w:val="000000"/>
            <w:sz w:val="22"/>
          </w:rPr>
          <w:delText xml:space="preserve">account</w:delText>
        </w:r>
      </w:del>
      <w:ins w:id="65" w:author="OpenAI Codex" w:date="2026-10-11T00:00:00Z">
        <w:r>
          <w:rPr>
            <w:rFonts w:ascii="Cambria" w:hAnsi="Cambria" w:eastAsia="Cambria"/>
            <w:i w:val="0"/>
            <w:color w:val="000000"/>
            <w:sz w:val="22"/>
          </w:rPr>
          <w:t xml:space="preserve">record</w:t>
        </w:r>
      </w:ins>
      <w:r>
        <w:rPr>
          <w:rFonts w:ascii="Cambria" w:hAnsi="Cambria" w:eastAsia="Cambria"/>
          <w:i w:val="0"/>
          <w:color w:val="000000"/>
          <w:sz w:val="22"/>
        </w:rPr>
        <w:t xml:space="preserve"> </w:t>
      </w:r>
      <w:del w:id="66" w:author="OpenAI Codex" w:date="2026-10-11T00:00:00Z">
        <w:r>
          <w:rPr>
            <w:rFonts w:ascii="Cambria" w:hAnsi="Cambria" w:eastAsia="Cambria"/>
            <w:i w:val="0"/>
            <w:color w:val="000000"/>
            <w:sz w:val="22"/>
          </w:rPr>
          <w:delText xml:space="preserve">from</w:delText>
        </w:r>
      </w:del>
      <w:ins w:id="67" w:author="OpenAI Codex" w:date="2026-10-11T00:00:00Z">
        <w:r>
          <w:rPr>
            <w:rFonts w:ascii="Cambria" w:hAnsi="Cambria" w:eastAsia="Cambria"/>
            <w:i w:val="0"/>
            <w:color w:val="000000"/>
            <w:sz w:val="22"/>
          </w:rPr>
          <w:t xml:space="preserve">supplied</w:t>
        </w:r>
      </w:ins>
      <w:r>
        <w:rPr>
          <w:rFonts w:ascii="Cambria" w:hAnsi="Cambria" w:eastAsia="Cambria"/>
          <w:i w:val="0"/>
          <w:color w:val="000000"/>
          <w:sz w:val="22"/>
        </w:rPr>
        <w:t xml:space="preserve"> </w:t>
      </w:r>
      <w:del w:id="68" w:author="OpenAI Codex" w:date="2026-10-11T00:00:00Z">
        <w:r>
          <w:rPr>
            <w:rFonts w:ascii="Cambria" w:hAnsi="Cambria" w:eastAsia="Cambria"/>
            <w:i w:val="0"/>
            <w:color w:val="000000"/>
            <w:sz w:val="22"/>
          </w:rPr>
          <w:delText xml:space="preserve">a defined evidence base. These results show</w:delText>
        </w:r>
      </w:del>
      <w:ins w:id="69" w:author="OpenAI Codex" w:date="2026-10-11T00:00:00Z">
        <w:r>
          <w:rPr>
            <w:rFonts w:ascii="Cambria" w:hAnsi="Cambria" w:eastAsia="Cambria"/>
            <w:i w:val="0"/>
            <w:color w:val="000000"/>
            <w:sz w:val="22"/>
          </w:rPr>
          <w:t xml:space="preserve">by</w:t>
        </w:r>
      </w:ins>
      <w:r>
        <w:rPr>
          <w:rFonts w:ascii="Cambria" w:hAnsi="Cambria" w:eastAsia="Cambria"/>
          <w:i w:val="0"/>
          <w:color w:val="000000"/>
          <w:sz w:val="22"/>
        </w:rPr>
        <w:t xml:space="preserve"> the </w:t>
      </w:r>
      <w:del w:id="70" w:author="OpenAI Codex" w:date="2026-10-11T00:00:00Z">
        <w:r>
          <w:rPr>
            <w:rFonts w:ascii="Cambria" w:hAnsi="Cambria" w:eastAsia="Cambria"/>
            <w:i w:val="0"/>
            <w:color w:val="000000"/>
            <w:sz w:val="22"/>
          </w:rPr>
          <w:delText xml:space="preserve">value</w:delText>
        </w:r>
      </w:del>
      <w:ins w:id="71" w:author="OpenAI Codex" w:date="2026-10-11T00:00:00Z">
        <w:r>
          <w:rPr>
            <w:rFonts w:ascii="Cambria" w:hAnsi="Cambria" w:eastAsia="Cambria"/>
            <w:i w:val="0"/>
            <w:color w:val="000000"/>
            <w:sz w:val="22"/>
          </w:rPr>
          <w:t xml:space="preserve">authors. Reusable data and human verification anchor this demonstration</w:t>
        </w:r>
      </w:ins>
      <w:r>
        <w:rPr>
          <w:rFonts w:ascii="Cambria" w:hAnsi="Cambria" w:eastAsia="Cambria"/>
          <w:i w:val="0"/>
          <w:color w:val="000000"/>
          <w:sz w:val="22"/>
        </w:rPr>
        <w:t xml:space="preserve"> of </w:t>
      </w:r>
      <w:del w:id="72" w:author="OpenAI Codex" w:date="2026-10-11T00:00:00Z">
        <w:r>
          <w:rPr>
            <w:rFonts w:ascii="Cambria" w:hAnsi="Cambria" w:eastAsia="Cambria"/>
            <w:i w:val="0"/>
            <w:color w:val="000000"/>
            <w:sz w:val="22"/>
          </w:rPr>
          <w:delText xml:space="preserve">preserving</w:delText>
        </w:r>
      </w:del>
      <w:ins w:id="73" w:author="OpenAI Codex" w:date="2026-10-11T00:00:00Z">
        <w:r>
          <w:rPr>
            <w:rFonts w:ascii="Cambria" w:hAnsi="Cambria" w:eastAsia="Cambria"/>
            <w:i w:val="0"/>
            <w:color w:val="000000"/>
            <w:sz w:val="22"/>
          </w:rPr>
          <w:t xml:space="preserve">AI</w:t>
        </w:r>
      </w:ins>
      <w:r>
        <w:rPr>
          <w:rFonts w:ascii="Cambria" w:hAnsi="Cambria" w:eastAsia="Cambria"/>
          <w:i w:val="0"/>
          <w:color w:val="000000"/>
          <w:sz w:val="22"/>
        </w:rPr>
        <w:t xml:space="preserve"> </w:t>
      </w:r>
      <w:del w:id="74" w:author="OpenAI Codex" w:date="2026-10-11T00:00:00Z">
        <w:r>
          <w:rPr>
            <w:rFonts w:ascii="Cambria" w:hAnsi="Cambria" w:eastAsia="Cambria"/>
            <w:i w:val="0"/>
            <w:color w:val="000000"/>
            <w:sz w:val="22"/>
          </w:rPr>
          <w:delText xml:space="preserve">calculation</w:delText>
        </w:r>
      </w:del>
      <w:ins w:id="75" w:author="OpenAI Codex" w:date="2026-10-11T00:00:00Z">
        <w:r>
          <w:rPr>
            <w:rFonts w:ascii="Cambria" w:hAnsi="Cambria" w:eastAsia="Cambria"/>
            <w:i w:val="0"/>
            <w:color w:val="000000"/>
            <w:sz w:val="22"/>
          </w:rPr>
          <w:t xml:space="preserve">generated</w:t>
        </w:r>
      </w:ins>
      <w:r>
        <w:rPr>
          <w:rFonts w:ascii="Cambria" w:hAnsi="Cambria" w:eastAsia="Cambria"/>
          <w:i w:val="0"/>
          <w:color w:val="000000"/>
          <w:sz w:val="22"/>
        </w:rPr>
        <w:t xml:space="preserve"> </w:t>
      </w:r>
      <w:del w:id="76" w:author="OpenAI Codex" w:date="2026-10-11T00:00:00Z">
        <w:r>
          <w:rPr>
            <w:rFonts w:ascii="Cambria" w:hAnsi="Cambria" w:eastAsia="Cambria"/>
            <w:i w:val="0"/>
            <w:color w:val="000000"/>
            <w:sz w:val="22"/>
          </w:rPr>
          <w:delText xml:space="preserve">identity</w:delText>
        </w:r>
      </w:del>
      <w:ins w:id="77" w:author="OpenAI Codex" w:date="2026-10-11T00:00:00Z">
        <w:r>
          <w:rPr>
            <w:rFonts w:ascii="Cambria" w:hAnsi="Cambria" w:eastAsia="Cambria"/>
            <w:i w:val="0"/>
            <w:color w:val="000000"/>
            <w:sz w:val="22"/>
          </w:rPr>
          <w:t xml:space="preserve">article preparation; the reported project time has no matched writing benchmark,</w:t>
        </w:r>
      </w:ins>
      <w:r>
        <w:rPr>
          <w:rFonts w:ascii="Cambria" w:hAnsi="Cambria" w:eastAsia="Cambria"/>
          <w:i w:val="0"/>
          <w:color w:val="000000"/>
          <w:sz w:val="22"/>
        </w:rPr>
        <w:t xml:space="preserve"> and </w:t>
      </w:r>
      <w:del w:id="78" w:author="OpenAI Codex" w:date="2026-10-11T00:00:00Z">
        <w:r>
          <w:rPr>
            <w:rFonts w:ascii="Cambria" w:hAnsi="Cambria" w:eastAsia="Cambria"/>
            <w:i w:val="0"/>
            <w:color w:val="000000"/>
            <w:sz w:val="22"/>
          </w:rPr>
          <w:delText xml:space="preserve">verifying</w:delText>
        </w:r>
      </w:del>
      <w:ins w:id="79" w:author="OpenAI Codex" w:date="2026-10-11T00:00:00Z">
        <w:r>
          <w:rPr>
            <w:rFonts w:ascii="Cambria" w:hAnsi="Cambria" w:eastAsia="Cambria"/>
            <w:i w:val="0"/>
            <w:color w:val="000000"/>
            <w:sz w:val="22"/>
          </w:rPr>
          <w:t xml:space="preserve">clear</w:t>
        </w:r>
      </w:ins>
      <w:r>
        <w:rPr>
          <w:rFonts w:ascii="Cambria" w:hAnsi="Cambria" w:eastAsia="Cambria"/>
          <w:i w:val="0"/>
          <w:color w:val="000000"/>
          <w:sz w:val="22"/>
        </w:rPr>
        <w:t xml:space="preserve"> </w:t>
      </w:r>
      <w:del w:id="80" w:author="OpenAI Codex" w:date="2026-10-11T00:00:00Z">
        <w:r>
          <w:rPr>
            <w:rFonts w:ascii="Cambria" w:hAnsi="Cambria" w:eastAsia="Cambria"/>
            <w:i w:val="0"/>
            <w:color w:val="000000"/>
            <w:sz w:val="22"/>
          </w:rPr>
          <w:delText xml:space="preserve">each</w:delText>
        </w:r>
      </w:del>
      <w:ins w:id="81" w:author="OpenAI Codex" w:date="2026-10-11T00:00:00Z">
        <w:r>
          <w:rPr>
            <w:rFonts w:ascii="Cambria" w:hAnsi="Cambria" w:eastAsia="Cambria"/>
            <w:i w:val="0"/>
            <w:color w:val="000000"/>
            <w:sz w:val="22"/>
          </w:rPr>
          <w:t xml:space="preserve">scientific</w:t>
        </w:r>
      </w:ins>
      <w:r>
        <w:rPr>
          <w:rFonts w:ascii="Cambria" w:hAnsi="Cambria" w:eastAsia="Cambria"/>
          <w:i w:val="0"/>
          <w:color w:val="000000"/>
          <w:sz w:val="22"/>
        </w:rPr>
        <w:t xml:space="preserve"> </w:t>
      </w:r>
      <w:del w:id="82" w:author="OpenAI Codex" w:date="2026-10-11T00:00:00Z">
        <w:r>
          <w:rPr>
            <w:rFonts w:ascii="Cambria" w:hAnsi="Cambria" w:eastAsia="Cambria"/>
            <w:i w:val="0"/>
            <w:color w:val="000000"/>
            <w:sz w:val="22"/>
          </w:rPr>
          <w:delText xml:space="preserve">analysis;</w:delText>
        </w:r>
      </w:del>
      <w:ins w:id="83" w:author="OpenAI Codex" w:date="2026-10-11T00:00:00Z">
        <w:r>
          <w:rPr>
            <w:rFonts w:ascii="Cambria" w:hAnsi="Cambria" w:eastAsia="Cambria"/>
            <w:i w:val="0"/>
            <w:color w:val="000000"/>
            <w:sz w:val="22"/>
          </w:rPr>
          <w:t xml:space="preserve">communication</w:t>
        </w:r>
      </w:ins>
      <w:r>
        <w:rPr>
          <w:rFonts w:ascii="Cambria" w:hAnsi="Cambria" w:eastAsia="Cambria"/>
          <w:i w:val="0"/>
          <w:color w:val="000000"/>
          <w:sz w:val="22"/>
        </w:rPr>
        <w:t xml:space="preserve"> </w:t>
      </w:r>
      <w:del w:id="84" w:author="OpenAI Codex" w:date="2026-10-11T00:00:00Z">
        <w:r>
          <w:rPr>
            <w:rFonts w:ascii="Cambria" w:hAnsi="Cambria" w:eastAsia="Cambria"/>
            <w:i w:val="0"/>
            <w:color w:val="000000"/>
            <w:sz w:val="22"/>
          </w:rPr>
          <w:delText xml:space="preserve">numerical</w:delText>
        </w:r>
      </w:del>
      <w:ins w:id="85" w:author="OpenAI Codex" w:date="2026-10-11T00:00:00Z">
        <w:r>
          <w:rPr>
            <w:rFonts w:ascii="Cambria" w:hAnsi="Cambria" w:eastAsia="Cambria"/>
            <w:i w:val="0"/>
            <w:color w:val="000000"/>
            <w:sz w:val="22"/>
          </w:rPr>
          <w:t xml:space="preserve">remains</w:t>
        </w:r>
      </w:ins>
      <w:r>
        <w:rPr>
          <w:rFonts w:ascii="Cambria" w:hAnsi="Cambria" w:eastAsia="Cambria"/>
          <w:i w:val="0"/>
          <w:color w:val="000000"/>
          <w:sz w:val="22"/>
        </w:rPr>
        <w:t xml:space="preserve"> </w:t>
      </w:r>
      <w:del w:id="86" w:author="OpenAI Codex" w:date="2026-10-11T00:00:00Z">
        <w:r>
          <w:rPr>
            <w:rFonts w:ascii="Cambria" w:hAnsi="Cambria" w:eastAsia="Cambria"/>
            <w:i w:val="0"/>
            <w:color w:val="000000"/>
            <w:sz w:val="22"/>
          </w:rPr>
          <w:delText xml:space="preserve">conclusions</w:delText>
        </w:r>
      </w:del>
      <w:ins w:id="87" w:author="OpenAI Codex" w:date="2026-10-11T00:00:00Z">
        <w:r>
          <w:rPr>
            <w:rFonts w:ascii="Cambria" w:hAnsi="Cambria" w:eastAsia="Cambria"/>
            <w:i w:val="0"/>
            <w:color w:val="000000"/>
            <w:sz w:val="22"/>
          </w:rPr>
          <w:t xml:space="preserve">central</w:t>
        </w:r>
      </w:ins>
      <w:r>
        <w:rPr>
          <w:rFonts w:ascii="Cambria" w:hAnsi="Cambria" w:eastAsia="Cambria"/>
          <w:i w:val="0"/>
          <w:color w:val="000000"/>
          <w:sz w:val="22"/>
        </w:rPr>
        <w:t xml:space="preserve"> </w:t>
      </w:r>
      <w:del w:id="88" w:author="OpenAI Codex" w:date="2026-10-11T00:00:00Z">
        <w:r>
          <w:rPr>
            <w:rFonts w:ascii="Cambria" w:hAnsi="Cambria" w:eastAsia="Cambria"/>
            <w:i w:val="0"/>
            <w:color w:val="000000"/>
            <w:sz w:val="22"/>
          </w:rPr>
          <w:delText xml:space="preserve">remain</w:delText>
        </w:r>
      </w:del>
      <w:ins w:id="89" w:author="OpenAI Codex" w:date="2026-10-11T00:00:00Z">
        <w:r>
          <w:rPr>
            <w:rFonts w:ascii="Cambria" w:hAnsi="Cambria" w:eastAsia="Cambria"/>
            <w:i w:val="0"/>
            <w:color w:val="000000"/>
            <w:sz w:val="22"/>
          </w:rPr>
          <w:t xml:space="preserve">to</w:t>
        </w:r>
      </w:ins>
      <w:r>
        <w:rPr>
          <w:rFonts w:ascii="Cambria" w:hAnsi="Cambria" w:eastAsia="Cambria"/>
          <w:i w:val="0"/>
          <w:color w:val="000000"/>
          <w:sz w:val="22"/>
        </w:rPr>
        <w:t xml:space="preserve"> </w:t>
      </w:r>
      <w:del w:id="90" w:author="OpenAI Codex" w:date="2026-10-11T00:00:00Z">
        <w:r>
          <w:rPr>
            <w:rFonts w:ascii="Cambria" w:hAnsi="Cambria" w:eastAsia="Cambria"/>
            <w:i w:val="0"/>
            <w:color w:val="000000"/>
            <w:sz w:val="22"/>
          </w:rPr>
          <w:delText xml:space="preserve">provisional pending replacement and audit of the working data.</w:delText>
        </w:r>
      </w:del>
      <w:ins w:id="91" w:author="OpenAI Codex" w:date="2026-10-11T00:00:00Z">
        <w:r>
          <w:rPr>
            <w:rFonts w:ascii="Cambria" w:hAnsi="Cambria" w:eastAsia="Cambria"/>
            <w:i w:val="0"/>
            <w:color w:val="000000"/>
            <w:sz w:val="22"/>
          </w:rPr>
          <w:t xml:space="preserve">publication.</w:t>
        </w:r>
      </w:ins>
    </w:p>
    <w:p>
      <w:pPr>
        <w:widowControl/>
        <w:jc w:val="both"/>
      </w:pPr>
      <w:r>
        <w:rPr>
          <w:rFonts w:ascii="Cambria" w:hAnsi="Cambria" w:eastAsia="Cambria"/>
          <w:i w:val="0"/>
          <w:color w:val="000000"/>
          <w:sz w:val="22"/>
        </w:rPr>
        <w:t>Keywords: artificial intelligence; computational hydrogen electrode; density functional theory; machine learning; oxygen reduction reaction; molecular dual-atom site catalysts</w:t>
      </w:r>
    </w:p>
    <w:p>
      <w:pPr>
        <w:pStyle w:val="Heading1"/>
        <w:keepNext/>
        <w:jc w:val="left"/>
      </w:pPr>
      <w:r>
        <w:rPr>
          <w:rFonts w:ascii="Cambria" w:hAnsi="Cambria" w:eastAsia="Cambria"/>
          <w:b/>
          <w:color w:val="000000"/>
          <w:sz w:val="24"/>
        </w:rPr>
        <w:t>1. Introduction</w:t>
      </w:r>
    </w:p>
    <w:p>
      <w:pPr>
        <w:widowControl/>
        <w:jc w:val="both"/>
      </w:pPr>
      <w:del w:id="92" w:author="OpenAI Codex" w:date="2026-10-11T00:00:00Z">
        <w:r>
          <w:rPr>
            <w:rFonts w:ascii="Cambria" w:hAnsi="Cambria" w:eastAsia="Cambria"/>
            <w:i w:val="0"/>
            <w:color w:val="000000"/>
            <w:sz w:val="22"/>
          </w:rPr>
          <w:delText xml:space="preserve">Artificial</w:delText>
        </w:r>
      </w:del>
      <w:ins w:id="93" w:author="OpenAI Codex" w:date="2026-10-11T00:00:00Z">
        <w:r>
          <w:rPr>
            <w:rFonts w:ascii="Cambria" w:hAnsi="Cambria" w:eastAsia="Cambria"/>
            <w:i w:val="0"/>
            <w:color w:val="000000"/>
            <w:sz w:val="22"/>
          </w:rPr>
          <w:t xml:space="preserve">Catalyst</w:t>
        </w:r>
      </w:ins>
      <w:r>
        <w:rPr>
          <w:rFonts w:ascii="Cambria" w:hAnsi="Cambria" w:eastAsia="Cambria"/>
          <w:i w:val="0"/>
          <w:color w:val="000000"/>
          <w:sz w:val="22"/>
        </w:rPr>
        <w:t xml:space="preserve"> </w:t>
      </w:r>
      <w:del w:id="94" w:author="OpenAI Codex" w:date="2026-10-11T00:00:00Z">
        <w:r>
          <w:rPr>
            <w:rFonts w:ascii="Cambria" w:hAnsi="Cambria" w:eastAsia="Cambria"/>
            <w:i w:val="0"/>
            <w:color w:val="000000"/>
            <w:sz w:val="22"/>
          </w:rPr>
          <w:delText xml:space="preserve">intelligence</w:delText>
        </w:r>
      </w:del>
      <w:ins w:id="95" w:author="OpenAI Codex" w:date="2026-10-11T00:00:00Z">
        <w:r>
          <w:rPr>
            <w:rFonts w:ascii="Cambria" w:hAnsi="Cambria" w:eastAsia="Cambria"/>
            <w:i w:val="0"/>
            <w:color w:val="000000"/>
            <w:sz w:val="22"/>
          </w:rPr>
          <w:t xml:space="preserve">discovery</w:t>
        </w:r>
      </w:ins>
      <w:r>
        <w:rPr>
          <w:rFonts w:ascii="Cambria" w:hAnsi="Cambria" w:eastAsia="Cambria"/>
          <w:i w:val="0"/>
          <w:color w:val="000000"/>
          <w:sz w:val="22"/>
        </w:rPr>
        <w:t xml:space="preserve"> </w:t>
      </w:r>
      <w:del w:id="96" w:author="OpenAI Codex" w:date="2026-10-11T00:00:00Z">
        <w:r>
          <w:rPr>
            <w:rFonts w:ascii="Cambria" w:hAnsi="Cambria" w:eastAsia="Cambria"/>
            <w:i w:val="0"/>
            <w:color w:val="000000"/>
            <w:sz w:val="22"/>
          </w:rPr>
          <w:delText xml:space="preserve">is changing how researchers search large design spaces, combine evidence, and select the next</w:delText>
        </w:r>
      </w:del>
      <w:ins w:id="97" w:author="OpenAI Codex" w:date="2026-10-11T00:00:00Z">
        <w:r>
          <w:rPr>
            <w:rFonts w:ascii="Cambria" w:hAnsi="Cambria" w:eastAsia="Cambria"/>
            <w:i w:val="0"/>
            <w:color w:val="000000"/>
            <w:sz w:val="22"/>
          </w:rPr>
          <w:t xml:space="preserve">combines</w:t>
        </w:r>
      </w:ins>
      <w:r>
        <w:rPr>
          <w:rFonts w:ascii="Cambria" w:hAnsi="Cambria" w:eastAsia="Cambria"/>
          <w:i w:val="0"/>
          <w:color w:val="000000"/>
          <w:sz w:val="22"/>
        </w:rPr>
        <w:t xml:space="preserve"> calculations </w:t>
      </w:r>
      <w:del w:id="98" w:author="OpenAI Codex" w:date="2026-10-11T00:00:00Z">
        <w:r>
          <w:rPr>
            <w:rFonts w:ascii="Cambria" w:hAnsi="Cambria" w:eastAsia="Cambria"/>
            <w:i w:val="0"/>
            <w:color w:val="000000"/>
            <w:sz w:val="22"/>
          </w:rPr>
          <w:delText xml:space="preserve">in</w:delText>
        </w:r>
      </w:del>
      <w:ins w:id="99" w:author="OpenAI Codex" w:date="2026-10-11T00:00:00Z">
        <w:r>
          <w:rPr>
            <w:rFonts w:ascii="Cambria" w:hAnsi="Cambria" w:eastAsia="Cambria"/>
            <w:i w:val="0"/>
            <w:color w:val="000000"/>
            <w:sz w:val="22"/>
          </w:rPr>
          <w:t xml:space="preserve">that</w:t>
        </w:r>
      </w:ins>
      <w:r>
        <w:rPr>
          <w:rFonts w:ascii="Cambria" w:hAnsi="Cambria" w:eastAsia="Cambria"/>
          <w:i w:val="0"/>
          <w:color w:val="000000"/>
          <w:sz w:val="22"/>
        </w:rPr>
        <w:t xml:space="preserve"> </w:t>
      </w:r>
      <w:del w:id="100" w:author="OpenAI Codex" w:date="2026-10-11T00:00:00Z">
        <w:r>
          <w:rPr>
            <w:rFonts w:ascii="Cambria" w:hAnsi="Cambria" w:eastAsia="Cambria"/>
            <w:i w:val="0"/>
            <w:color w:val="000000"/>
            <w:sz w:val="22"/>
          </w:rPr>
          <w:delText xml:space="preserve">catalyst</w:delText>
        </w:r>
      </w:del>
      <w:ins w:id="101" w:author="OpenAI Codex" w:date="2026-10-11T00:00:00Z">
        <w:r>
          <w:rPr>
            <w:rFonts w:ascii="Cambria" w:hAnsi="Cambria" w:eastAsia="Cambria"/>
            <w:i w:val="0"/>
            <w:color w:val="000000"/>
            <w:sz w:val="22"/>
          </w:rPr>
          <w:t xml:space="preserve">resolve</w:t>
        </w:r>
      </w:ins>
      <w:r>
        <w:rPr>
          <w:rFonts w:ascii="Cambria" w:hAnsi="Cambria" w:eastAsia="Cambria"/>
          <w:i w:val="0"/>
          <w:color w:val="000000"/>
          <w:sz w:val="22"/>
        </w:rPr>
        <w:t xml:space="preserve"> </w:t>
      </w:r>
      <w:del w:id="102" w:author="OpenAI Codex" w:date="2026-10-11T00:00:00Z">
        <w:r>
          <w:rPr>
            <w:rFonts w:ascii="Cambria" w:hAnsi="Cambria" w:eastAsia="Cambria"/>
            <w:i w:val="0"/>
            <w:color w:val="000000"/>
            <w:sz w:val="22"/>
          </w:rPr>
          <w:delText xml:space="preserve">discovery.</w:delText>
        </w:r>
      </w:del>
      <w:ins w:id="103" w:author="OpenAI Codex" w:date="2026-10-11T00:00:00Z">
        <w:r>
          <w:rPr>
            <w:rFonts w:ascii="Cambria" w:hAnsi="Cambria" w:eastAsia="Cambria"/>
            <w:i w:val="0"/>
            <w:color w:val="000000"/>
            <w:sz w:val="22"/>
          </w:rPr>
          <w:t xml:space="preserve">candidate structures with decisions about which candidates to examine next.</w:t>
        </w:r>
      </w:ins>
      <w:r>
        <w:rPr>
          <w:rFonts w:ascii="Cambria" w:hAnsi="Cambria" w:eastAsia="Cambria"/>
          <w:i w:val="0"/>
          <w:color w:val="000000"/>
          <w:sz w:val="22"/>
        </w:rPr>
        <w:t xml:space="preserve"> Density functional theory </w:t>
      </w:r>
      <w:del w:id="104" w:author="OpenAI Codex" w:date="2026-10-11T00:00:00Z">
        <w:r>
          <w:rPr>
            <w:rFonts w:ascii="Cambria" w:hAnsi="Cambria" w:eastAsia="Cambria"/>
            <w:i w:val="0"/>
            <w:color w:val="000000"/>
            <w:sz w:val="22"/>
          </w:rPr>
          <w:delText xml:space="preserve">supplies</w:delText>
        </w:r>
      </w:del>
      <w:ins w:id="105" w:author="OpenAI Codex" w:date="2026-10-11T00:00:00Z">
        <w:r>
          <w:rPr>
            <w:rFonts w:ascii="Cambria" w:hAnsi="Cambria" w:eastAsia="Cambria"/>
            <w:i w:val="0"/>
            <w:color w:val="000000"/>
            <w:sz w:val="22"/>
          </w:rPr>
          <w:t xml:space="preserve">provides</w:t>
        </w:r>
      </w:ins>
      <w:r>
        <w:rPr>
          <w:rFonts w:ascii="Cambria" w:hAnsi="Cambria" w:eastAsia="Cambria"/>
          <w:i w:val="0"/>
          <w:color w:val="000000"/>
          <w:sz w:val="22"/>
        </w:rPr>
        <w:t xml:space="preserve"> </w:t>
      </w:r>
      <w:del w:id="106" w:author="OpenAI Codex" w:date="2026-10-11T00:00:00Z">
        <w:r>
          <w:rPr>
            <w:rFonts w:ascii="Cambria" w:hAnsi="Cambria" w:eastAsia="Cambria"/>
            <w:i w:val="0"/>
            <w:color w:val="000000"/>
            <w:sz w:val="22"/>
          </w:rPr>
          <w:delText xml:space="preserve">chemically grounded</w:delText>
        </w:r>
      </w:del>
      <w:ins w:id="107" w:author="OpenAI Codex" w:date="2026-10-11T00:00:00Z">
        <w:r>
          <w:rPr>
            <w:rFonts w:ascii="Cambria" w:hAnsi="Cambria" w:eastAsia="Cambria"/>
            <w:i w:val="0"/>
            <w:color w:val="000000"/>
            <w:sz w:val="22"/>
          </w:rPr>
          <w:t xml:space="preserve">adsorption</w:t>
        </w:r>
      </w:ins>
      <w:r>
        <w:rPr>
          <w:rFonts w:ascii="Cambria" w:hAnsi="Cambria" w:eastAsia="Cambria"/>
          <w:i w:val="0"/>
          <w:color w:val="000000"/>
          <w:sz w:val="22"/>
        </w:rPr>
        <w:t xml:space="preserve"> energies </w:t>
      </w:r>
      <w:del w:id="108" w:author="OpenAI Codex" w:date="2026-10-11T00:00:00Z">
        <w:r>
          <w:rPr>
            <w:rFonts w:ascii="Cambria" w:hAnsi="Cambria" w:eastAsia="Cambria"/>
            <w:i w:val="0"/>
            <w:color w:val="000000"/>
            <w:sz w:val="22"/>
          </w:rPr>
          <w:delText xml:space="preserve">and</w:delText>
        </w:r>
      </w:del>
      <w:ins w:id="109" w:author="OpenAI Codex" w:date="2026-10-11T00:00:00Z">
        <w:r>
          <w:rPr>
            <w:rFonts w:ascii="Cambria" w:hAnsi="Cambria" w:eastAsia="Cambria"/>
            <w:i w:val="0"/>
            <w:color w:val="000000"/>
            <w:sz w:val="22"/>
          </w:rPr>
          <w:t xml:space="preserve">for defined</w:t>
        </w:r>
      </w:ins>
      <w:r>
        <w:rPr>
          <w:rFonts w:ascii="Cambria" w:hAnsi="Cambria" w:eastAsia="Cambria"/>
          <w:i w:val="0"/>
          <w:color w:val="000000"/>
          <w:sz w:val="22"/>
        </w:rPr>
        <w:t xml:space="preserve"> structures, while </w:t>
      </w:r>
      <w:del w:id="110" w:author="OpenAI Codex" w:date="2026-10-11T00:00:00Z">
        <w:r>
          <w:rPr>
            <w:rFonts w:ascii="Cambria" w:hAnsi="Cambria" w:eastAsia="Cambria"/>
            <w:i w:val="0"/>
            <w:color w:val="000000"/>
            <w:sz w:val="22"/>
          </w:rPr>
          <w:delText xml:space="preserve">data driven</w:delText>
        </w:r>
      </w:del>
      <w:ins w:id="111" w:author="OpenAI Codex" w:date="2026-10-11T00:00:00Z">
        <w:r>
          <w:rPr>
            <w:rFonts w:ascii="Cambria" w:hAnsi="Cambria" w:eastAsia="Cambria"/>
            <w:i w:val="0"/>
            <w:color w:val="000000"/>
            <w:sz w:val="22"/>
          </w:rPr>
          <w:t xml:space="preserve">regression</w:t>
        </w:r>
      </w:ins>
      <w:r>
        <w:rPr>
          <w:rFonts w:ascii="Cambria" w:hAnsi="Cambria" w:eastAsia="Cambria"/>
          <w:i w:val="0"/>
          <w:color w:val="000000"/>
          <w:sz w:val="22"/>
        </w:rPr>
        <w:t xml:space="preserve"> models </w:t>
      </w:r>
      <w:del w:id="112" w:author="OpenAI Codex" w:date="2026-10-11T00:00:00Z">
        <w:r>
          <w:rPr>
            <w:rFonts w:ascii="Cambria" w:hAnsi="Cambria" w:eastAsia="Cambria"/>
            <w:i w:val="0"/>
            <w:color w:val="000000"/>
            <w:sz w:val="22"/>
          </w:rPr>
          <w:delText xml:space="preserve">can identify</w:delText>
        </w:r>
      </w:del>
      <w:ins w:id="113" w:author="OpenAI Codex" w:date="2026-10-11T00:00:00Z">
        <w:r>
          <w:rPr>
            <w:rFonts w:ascii="Cambria" w:hAnsi="Cambria" w:eastAsia="Cambria"/>
            <w:i w:val="0"/>
            <w:color w:val="000000"/>
            <w:sz w:val="22"/>
          </w:rPr>
          <w:t xml:space="preserve">summarize</w:t>
        </w:r>
      </w:ins>
      <w:r>
        <w:rPr>
          <w:rFonts w:ascii="Cambria" w:hAnsi="Cambria" w:eastAsia="Cambria"/>
          <w:i w:val="0"/>
          <w:color w:val="000000"/>
          <w:sz w:val="22"/>
        </w:rPr>
        <w:t xml:space="preserve"> patterns across </w:t>
      </w:r>
      <w:ins w:id="114" w:author="OpenAI Codex" w:date="2026-10-11T00:00:00Z">
        <w:r>
          <w:rPr>
            <w:rFonts w:ascii="Cambria" w:hAnsi="Cambria" w:eastAsia="Cambria"/>
            <w:i w:val="0"/>
            <w:color w:val="000000"/>
            <w:sz w:val="22"/>
          </w:rPr>
          <w:t xml:space="preserve">a </w:t>
        </w:r>
      </w:ins>
      <w:r>
        <w:rPr>
          <w:rFonts w:ascii="Cambria" w:hAnsi="Cambria" w:eastAsia="Cambria"/>
          <w:i w:val="0"/>
          <w:color w:val="000000"/>
          <w:sz w:val="22"/>
        </w:rPr>
        <w:t xml:space="preserve">related </w:t>
      </w:r>
      <w:del w:id="115" w:author="OpenAI Codex" w:date="2026-10-11T00:00:00Z">
        <w:r>
          <w:rPr>
            <w:rFonts w:ascii="Cambria" w:hAnsi="Cambria" w:eastAsia="Cambria"/>
            <w:i w:val="0"/>
            <w:color w:val="000000"/>
            <w:sz w:val="22"/>
          </w:rPr>
          <w:delText xml:space="preserve">candidates</w:delText>
        </w:r>
      </w:del>
      <w:ins w:id="116" w:author="OpenAI Codex" w:date="2026-10-11T00:00:00Z">
        <w:r>
          <w:rPr>
            <w:rFonts w:ascii="Cambria" w:hAnsi="Cambria" w:eastAsia="Cambria"/>
            <w:i w:val="0"/>
            <w:color w:val="000000"/>
            <w:sz w:val="22"/>
          </w:rPr>
          <w:t xml:space="preserve">catalyst</w:t>
        </w:r>
      </w:ins>
      <w:r>
        <w:rPr>
          <w:rFonts w:ascii="Cambria" w:hAnsi="Cambria" w:eastAsia="Cambria"/>
          <w:i w:val="0"/>
          <w:color w:val="000000"/>
          <w:sz w:val="22"/>
        </w:rPr>
        <w:t xml:space="preserve"> </w:t>
      </w:r>
      <w:del w:id="117" w:author="OpenAI Codex" w:date="2026-10-11T00:00:00Z">
        <w:r>
          <w:rPr>
            <w:rFonts w:ascii="Cambria" w:hAnsi="Cambria" w:eastAsia="Cambria"/>
            <w:i w:val="0"/>
            <w:color w:val="000000"/>
            <w:sz w:val="22"/>
          </w:rPr>
          <w:delText xml:space="preserve">and estimate properties for structures that have not yet been calculated. The value of this combination depends on more than model choice: the records must retain enough structural and computational context for researchers to test, reproduce, and extend each analysis</w:delText>
        </w:r>
      </w:del>
      <w:ins w:id="118" w:author="OpenAI Codex" w:date="2026-10-11T00:00:00Z">
        <w:r>
          <w:rPr>
            <w:rFonts w:ascii="Cambria" w:hAnsi="Cambria" w:eastAsia="Cambria"/>
            <w:i w:val="0"/>
            <w:color w:val="000000"/>
            <w:sz w:val="22"/>
          </w:rPr>
          <w:t xml:space="preserve">set</w:t>
        </w:r>
      </w:ins>
      <w:r>
        <w:rPr>
          <w:rFonts w:ascii="Cambria" w:hAnsi="Cambria" w:eastAsia="Cambria"/>
          <w:i w:val="0"/>
          <w:color w:val="000000"/>
          <w:sz w:val="22"/>
        </w:rPr>
        <w:t xml:space="preserve"> [1,2] [3].</w:t>
      </w:r>
      <w:ins w:id="119" w:author="OpenAI Codex" w:date="2026-10-11T00:00:00Z">
        <w:r>
          <w:rPr>
            <w:rFonts w:ascii="Cambria" w:hAnsi="Cambria" w:eastAsia="Cambria"/>
            <w:i w:val="0"/>
            <w:color w:val="000000"/>
            <w:sz w:val="22"/>
          </w:rPr>
          <w:t xml:space="preserve"> Artificial intelligence can also generate a research article from such records. This raises a practical question: can rapid article generation remain reliable when structural identity, methods, data, and citations are explicit and verifiable?</w:t>
        </w:r>
      </w:ins>
    </w:p>
    <w:p>
      <w:pPr>
        <w:widowControl/>
        <w:jc w:val="both"/>
      </w:pPr>
      <w:r>
        <w:rPr>
          <w:rFonts w:ascii="Cambria" w:hAnsi="Cambria" w:eastAsia="Cambria"/>
          <w:i w:val="0"/>
          <w:color w:val="000000"/>
          <w:sz w:val="22"/>
        </w:rPr>
        <w:t xml:space="preserve">We use the oxygen reduction reaction (ORR) </w:t>
      </w:r>
      <w:del w:id="120" w:author="OpenAI Codex" w:date="2026-10-11T00:00:00Z">
        <w:r>
          <w:rPr>
            <w:rFonts w:ascii="Cambria" w:hAnsi="Cambria" w:eastAsia="Cambria"/>
            <w:i w:val="0"/>
            <w:color w:val="000000"/>
            <w:sz w:val="22"/>
          </w:rPr>
          <w:delText xml:space="preserve">as</w:delText>
        </w:r>
      </w:del>
      <w:ins w:id="121" w:author="OpenAI Codex" w:date="2026-10-11T00:00:00Z">
        <w:r>
          <w:rPr>
            <w:rFonts w:ascii="Cambria" w:hAnsi="Cambria" w:eastAsia="Cambria"/>
            <w:i w:val="0"/>
            <w:color w:val="000000"/>
            <w:sz w:val="22"/>
          </w:rPr>
          <w:t xml:space="preserve">to</w:t>
        </w:r>
      </w:ins>
      <w:r>
        <w:rPr>
          <w:rFonts w:ascii="Cambria" w:hAnsi="Cambria" w:eastAsia="Cambria"/>
          <w:i w:val="0"/>
          <w:color w:val="000000"/>
          <w:sz w:val="22"/>
        </w:rPr>
        <w:t xml:space="preserve"> </w:t>
      </w:r>
      <w:del w:id="122" w:author="OpenAI Codex" w:date="2026-10-11T00:00:00Z">
        <w:r>
          <w:rPr>
            <w:rFonts w:ascii="Cambria" w:hAnsi="Cambria" w:eastAsia="Cambria"/>
            <w:i w:val="0"/>
            <w:color w:val="000000"/>
            <w:sz w:val="22"/>
          </w:rPr>
          <w:delText xml:space="preserve">an example of</w:delText>
        </w:r>
      </w:del>
      <w:ins w:id="123" w:author="OpenAI Codex" w:date="2026-10-11T00:00:00Z">
        <w:r>
          <w:rPr>
            <w:rFonts w:ascii="Cambria" w:hAnsi="Cambria" w:eastAsia="Cambria"/>
            <w:i w:val="0"/>
            <w:color w:val="000000"/>
            <w:sz w:val="22"/>
          </w:rPr>
          <w:t xml:space="preserve">examine</w:t>
        </w:r>
      </w:ins>
      <w:r>
        <w:rPr>
          <w:rFonts w:ascii="Cambria" w:hAnsi="Cambria" w:eastAsia="Cambria"/>
          <w:i w:val="0"/>
          <w:color w:val="000000"/>
          <w:sz w:val="22"/>
        </w:rPr>
        <w:t xml:space="preserve"> this </w:t>
      </w:r>
      <w:del w:id="124" w:author="OpenAI Codex" w:date="2026-10-11T00:00:00Z">
        <w:r>
          <w:rPr>
            <w:rFonts w:ascii="Cambria" w:hAnsi="Cambria" w:eastAsia="Cambria"/>
            <w:i w:val="0"/>
            <w:color w:val="000000"/>
            <w:sz w:val="22"/>
          </w:rPr>
          <w:delText xml:space="preserve">broader</w:delText>
        </w:r>
      </w:del>
      <w:ins w:id="125" w:author="OpenAI Codex" w:date="2026-10-11T00:00:00Z">
        <w:r>
          <w:rPr>
            <w:rFonts w:ascii="Cambria" w:hAnsi="Cambria" w:eastAsia="Cambria"/>
            <w:i w:val="0"/>
            <w:color w:val="000000"/>
            <w:sz w:val="22"/>
          </w:rPr>
          <w:t xml:space="preserve">problem.</w:t>
        </w:r>
      </w:ins>
      <w:r>
        <w:rPr>
          <w:rFonts w:ascii="Cambria" w:hAnsi="Cambria" w:eastAsia="Cambria"/>
          <w:i w:val="0"/>
          <w:color w:val="000000"/>
          <w:sz w:val="22"/>
        </w:rPr>
        <w:t xml:space="preserve"> </w:t>
      </w:r>
      <w:del w:id="126" w:author="OpenAI Codex" w:date="2026-10-11T00:00:00Z">
        <w:r>
          <w:rPr>
            <w:rFonts w:ascii="Cambria" w:hAnsi="Cambria" w:eastAsia="Cambria"/>
            <w:i w:val="0"/>
            <w:color w:val="000000"/>
            <w:sz w:val="22"/>
          </w:rPr>
          <w:delText xml:space="preserve">challenge.</w:delText>
        </w:r>
      </w:del>
      <w:ins w:id="127" w:author="OpenAI Codex" w:date="2026-10-11T00:00:00Z">
        <w:r>
          <w:rPr>
            <w:rFonts w:ascii="Cambria" w:hAnsi="Cambria" w:eastAsia="Cambria"/>
            <w:i w:val="0"/>
            <w:color w:val="000000"/>
            <w:sz w:val="22"/>
          </w:rPr>
          <w:t xml:space="preserve">The</w:t>
        </w:r>
      </w:ins>
      <w:r>
        <w:rPr>
          <w:rFonts w:ascii="Cambria" w:hAnsi="Cambria" w:eastAsia="Cambria"/>
          <w:i w:val="0"/>
          <w:color w:val="000000"/>
          <w:sz w:val="22"/>
        </w:rPr>
        <w:t xml:space="preserve"> </w:t>
      </w:r>
      <w:del w:id="128" w:author="OpenAI Codex" w:date="2026-10-11T00:00:00Z">
        <w:r>
          <w:rPr>
            <w:rFonts w:ascii="Cambria" w:hAnsi="Cambria" w:eastAsia="Cambria"/>
            <w:i w:val="0"/>
            <w:color w:val="000000"/>
            <w:sz w:val="22"/>
          </w:rPr>
          <w:delText xml:space="preserve">Its</w:delText>
        </w:r>
      </w:del>
      <w:ins w:id="129" w:author="OpenAI Codex" w:date="2026-10-11T00:00:00Z">
        <w:r>
          <w:rPr>
            <w:rFonts w:ascii="Cambria" w:hAnsi="Cambria" w:eastAsia="Cambria"/>
            <w:i w:val="0"/>
            <w:color w:val="000000"/>
            <w:sz w:val="22"/>
          </w:rPr>
          <w:t xml:space="preserve">four</w:t>
        </w:r>
      </w:ins>
      <w:r>
        <w:rPr>
          <w:rFonts w:ascii="Cambria" w:hAnsi="Cambria" w:eastAsia="Cambria"/>
          <w:i w:val="0"/>
          <w:color w:val="000000"/>
          <w:sz w:val="22"/>
        </w:rPr>
        <w:t xml:space="preserve"> </w:t>
      </w:r>
      <w:del w:id="130" w:author="OpenAI Codex" w:date="2026-10-11T00:00:00Z">
        <w:r>
          <w:rPr>
            <w:rFonts w:ascii="Cambria" w:hAnsi="Cambria" w:eastAsia="Cambria"/>
            <w:i w:val="0"/>
            <w:color w:val="000000"/>
            <w:sz w:val="22"/>
          </w:rPr>
          <w:delText xml:space="preserve">multistep</w:delText>
        </w:r>
      </w:del>
      <w:ins w:id="131" w:author="OpenAI Codex" w:date="2026-10-11T00:00:00Z">
        <w:r>
          <w:rPr>
            <w:rFonts w:ascii="Cambria" w:hAnsi="Cambria" w:eastAsia="Cambria"/>
            <w:i w:val="0"/>
            <w:color w:val="000000"/>
            <w:sz w:val="22"/>
          </w:rPr>
          <w:t xml:space="preserve">electron</w:t>
        </w:r>
      </w:ins>
      <w:r>
        <w:rPr>
          <w:rFonts w:ascii="Cambria" w:hAnsi="Cambria" w:eastAsia="Cambria"/>
          <w:i w:val="0"/>
          <w:color w:val="000000"/>
          <w:sz w:val="22"/>
        </w:rPr>
        <w:t xml:space="preserve"> </w:t>
      </w:r>
      <w:del w:id="132" w:author="OpenAI Codex" w:date="2026-10-11T00:00:00Z">
        <w:r>
          <w:rPr>
            <w:rFonts w:ascii="Cambria" w:hAnsi="Cambria" w:eastAsia="Cambria"/>
            <w:i w:val="0"/>
            <w:color w:val="000000"/>
            <w:sz w:val="22"/>
          </w:rPr>
          <w:delText xml:space="preserve">thermodynamics</w:delText>
        </w:r>
      </w:del>
      <w:ins w:id="133" w:author="OpenAI Codex" w:date="2026-10-11T00:00:00Z">
        <w:r>
          <w:rPr>
            <w:rFonts w:ascii="Cambria" w:hAnsi="Cambria" w:eastAsia="Cambria"/>
            <w:i w:val="0"/>
            <w:color w:val="000000"/>
            <w:sz w:val="22"/>
          </w:rPr>
          <w:t xml:space="preserve">pathway</w:t>
        </w:r>
      </w:ins>
      <w:r>
        <w:rPr>
          <w:rFonts w:ascii="Cambria" w:hAnsi="Cambria" w:eastAsia="Cambria"/>
          <w:i w:val="0"/>
          <w:color w:val="000000"/>
          <w:sz w:val="22"/>
        </w:rPr>
        <w:t xml:space="preserve"> </w:t>
      </w:r>
      <w:del w:id="134" w:author="OpenAI Codex" w:date="2026-10-11T00:00:00Z">
        <w:r>
          <w:rPr>
            <w:rFonts w:ascii="Cambria" w:hAnsi="Cambria" w:eastAsia="Cambria"/>
            <w:i w:val="0"/>
            <w:color w:val="000000"/>
            <w:sz w:val="22"/>
          </w:rPr>
          <w:delText xml:space="preserve">depend</w:delText>
        </w:r>
      </w:del>
      <w:ins w:id="135" w:author="OpenAI Codex" w:date="2026-10-11T00:00:00Z">
        <w:r>
          <w:rPr>
            <w:rFonts w:ascii="Cambria" w:hAnsi="Cambria" w:eastAsia="Cambria"/>
            <w:i w:val="0"/>
            <w:color w:val="000000"/>
            <w:sz w:val="22"/>
          </w:rPr>
          <w:t xml:space="preserve">depends</w:t>
        </w:r>
      </w:ins>
      <w:r>
        <w:rPr>
          <w:rFonts w:ascii="Cambria" w:hAnsi="Cambria" w:eastAsia="Cambria"/>
          <w:i w:val="0"/>
          <w:color w:val="000000"/>
          <w:sz w:val="22"/>
        </w:rPr>
        <w:t xml:space="preserve"> on the relative stabilization of oxygen intermediates, </w:t>
      </w:r>
      <w:del w:id="136" w:author="OpenAI Codex" w:date="2026-10-11T00:00:00Z">
        <w:r>
          <w:rPr>
            <w:rFonts w:ascii="Cambria" w:hAnsi="Cambria" w:eastAsia="Cambria"/>
            <w:i w:val="0"/>
            <w:color w:val="000000"/>
            <w:sz w:val="22"/>
          </w:rPr>
          <w:delText xml:space="preserve">which commonly follow</w:delText>
        </w:r>
      </w:del>
      <w:ins w:id="137" w:author="OpenAI Codex" w:date="2026-10-11T00:00:00Z">
        <w:r>
          <w:rPr>
            <w:rFonts w:ascii="Cambria" w:hAnsi="Cambria" w:eastAsia="Cambria"/>
            <w:i w:val="0"/>
            <w:color w:val="000000"/>
            <w:sz w:val="22"/>
          </w:rPr>
          <w:t xml:space="preserve">whose</w:t>
        </w:r>
      </w:ins>
      <w:r>
        <w:rPr>
          <w:rFonts w:ascii="Cambria" w:hAnsi="Cambria" w:eastAsia="Cambria"/>
          <w:i w:val="0"/>
          <w:color w:val="000000"/>
          <w:sz w:val="22"/>
        </w:rPr>
        <w:t xml:space="preserve"> correlated adsorption free energies </w:t>
      </w:r>
      <w:del w:id="138" w:author="OpenAI Codex" w:date="2026-10-11T00:00:00Z">
        <w:r>
          <w:rPr>
            <w:rFonts w:ascii="Cambria" w:hAnsi="Cambria" w:eastAsia="Cambria"/>
            <w:i w:val="0"/>
            <w:color w:val="000000"/>
            <w:sz w:val="22"/>
          </w:rPr>
          <w:delText xml:space="preserve">and</w:delText>
        </w:r>
      </w:del>
      <w:ins w:id="139" w:author="OpenAI Codex" w:date="2026-10-11T00:00:00Z">
        <w:r>
          <w:rPr>
            <w:rFonts w:ascii="Cambria" w:hAnsi="Cambria" w:eastAsia="Cambria"/>
            <w:i w:val="0"/>
            <w:color w:val="000000"/>
            <w:sz w:val="22"/>
          </w:rPr>
          <w:t xml:space="preserve">constrain</w:t>
        </w:r>
      </w:ins>
      <w:r>
        <w:rPr>
          <w:rFonts w:ascii="Cambria" w:hAnsi="Cambria" w:eastAsia="Cambria"/>
          <w:i w:val="0"/>
          <w:color w:val="000000"/>
          <w:sz w:val="22"/>
        </w:rPr>
        <w:t xml:space="preserve"> </w:t>
      </w:r>
      <w:del w:id="140" w:author="OpenAI Codex" w:date="2026-10-11T00:00:00Z">
        <w:r>
          <w:rPr>
            <w:rFonts w:ascii="Cambria" w:hAnsi="Cambria" w:eastAsia="Cambria"/>
            <w:i w:val="0"/>
            <w:color w:val="000000"/>
            <w:sz w:val="22"/>
          </w:rPr>
          <w:delText xml:space="preserve">thereby constrain</w:delText>
        </w:r>
      </w:del>
      <w:ins w:id="141" w:author="OpenAI Codex" w:date="2026-10-11T00:00:00Z">
        <w:r>
          <w:rPr>
            <w:rFonts w:ascii="Cambria" w:hAnsi="Cambria" w:eastAsia="Cambria"/>
            <w:i w:val="0"/>
            <w:color w:val="000000"/>
            <w:sz w:val="22"/>
          </w:rPr>
          <w:t xml:space="preserve">thermodynamic</w:t>
        </w:r>
      </w:ins>
      <w:r>
        <w:rPr>
          <w:rFonts w:ascii="Cambria" w:hAnsi="Cambria" w:eastAsia="Cambria"/>
          <w:i w:val="0"/>
          <w:color w:val="000000"/>
          <w:sz w:val="22"/>
        </w:rPr>
        <w:t xml:space="preserve"> activity </w:t>
      </w:r>
      <w:del w:id="142" w:author="OpenAI Codex" w:date="2026-10-11T00:00:00Z">
        <w:r>
          <w:rPr>
            <w:rFonts w:ascii="Cambria" w:hAnsi="Cambria" w:eastAsia="Cambria"/>
            <w:i w:val="0"/>
            <w:color w:val="000000"/>
            <w:sz w:val="22"/>
          </w:rPr>
          <w:delText xml:space="preserve">predictions</w:delText>
        </w:r>
      </w:del>
      <w:ins w:id="143" w:author="OpenAI Codex" w:date="2026-10-11T00:00:00Z">
        <w:r>
          <w:rPr>
            <w:rFonts w:ascii="Cambria" w:hAnsi="Cambria" w:eastAsia="Cambria"/>
            <w:i w:val="0"/>
            <w:color w:val="000000"/>
            <w:sz w:val="22"/>
          </w:rPr>
          <w:t xml:space="preserve">estimates</w:t>
        </w:r>
      </w:ins>
      <w:r>
        <w:rPr>
          <w:rFonts w:ascii="Cambria" w:hAnsi="Cambria" w:eastAsia="Cambria"/>
          <w:i w:val="0"/>
          <w:color w:val="000000"/>
          <w:sz w:val="22"/>
        </w:rPr>
        <w:t xml:space="preserve"> [4]. Molecular dual-atom site catalysts provide a </w:t>
      </w:r>
      <w:ins w:id="144" w:author="OpenAI Codex" w:date="2026-10-11T00:00:00Z">
        <w:r>
          <w:rPr>
            <w:rFonts w:ascii="Cambria" w:hAnsi="Cambria" w:eastAsia="Cambria"/>
            <w:i w:val="0"/>
            <w:color w:val="000000"/>
            <w:sz w:val="22"/>
          </w:rPr>
          <w:t xml:space="preserve">chemically </w:t>
        </w:r>
      </w:ins>
      <w:r>
        <w:rPr>
          <w:rFonts w:ascii="Cambria" w:hAnsi="Cambria" w:eastAsia="Cambria"/>
          <w:i w:val="0"/>
          <w:color w:val="000000"/>
          <w:sz w:val="22"/>
        </w:rPr>
        <w:t xml:space="preserve">defined </w:t>
      </w:r>
      <w:del w:id="145" w:author="OpenAI Codex" w:date="2026-10-11T00:00:00Z">
        <w:r>
          <w:rPr>
            <w:rFonts w:ascii="Cambria" w:hAnsi="Cambria" w:eastAsia="Cambria"/>
            <w:i w:val="0"/>
            <w:color w:val="000000"/>
            <w:sz w:val="22"/>
          </w:rPr>
          <w:delText xml:space="preserve">chemical space</w:delText>
        </w:r>
      </w:del>
      <w:ins w:id="146" w:author="OpenAI Codex" w:date="2026-10-11T00:00:00Z">
        <w:r>
          <w:rPr>
            <w:rFonts w:ascii="Cambria" w:hAnsi="Cambria" w:eastAsia="Cambria"/>
            <w:i w:val="0"/>
            <w:color w:val="000000"/>
            <w:sz w:val="22"/>
          </w:rPr>
          <w:t xml:space="preserve">set</w:t>
        </w:r>
      </w:ins>
      <w:r>
        <w:rPr>
          <w:rFonts w:ascii="Cambria" w:hAnsi="Cambria" w:eastAsia="Cambria"/>
          <w:i w:val="0"/>
          <w:color w:val="000000"/>
          <w:sz w:val="22"/>
        </w:rPr>
        <w:t xml:space="preserve"> in which metal identity, </w:t>
      </w:r>
      <w:del w:id="147" w:author="OpenAI Codex" w:date="2026-10-11T00:00:00Z">
        <w:r>
          <w:rPr>
            <w:rFonts w:ascii="Cambria" w:hAnsi="Cambria" w:eastAsia="Cambria"/>
            <w:i w:val="0"/>
            <w:color w:val="000000"/>
            <w:sz w:val="22"/>
          </w:rPr>
          <w:delText xml:space="preserve">bridge composition,</w:delText>
        </w:r>
      </w:del>
      <w:ins w:id="148" w:author="OpenAI Codex" w:date="2026-10-11T00:00:00Z">
        <w:r>
          <w:rPr>
            <w:rFonts w:ascii="Cambria" w:hAnsi="Cambria" w:eastAsia="Cambria"/>
            <w:i w:val="0"/>
            <w:color w:val="000000"/>
            <w:sz w:val="22"/>
          </w:rPr>
          <w:t xml:space="preserve">bridge,</w:t>
        </w:r>
      </w:ins>
      <w:r>
        <w:rPr>
          <w:rFonts w:ascii="Cambria" w:hAnsi="Cambria" w:eastAsia="Cambria"/>
          <w:i w:val="0"/>
          <w:color w:val="000000"/>
          <w:sz w:val="22"/>
        </w:rPr>
        <w:t xml:space="preserve"> diamine, and</w:t>
      </w:r>
      <w:del w:id="149" w:author="OpenAI Codex" w:date="2026-10-11T00:00:00Z">
        <w:r>
          <w:rPr>
            <w:rFonts w:ascii="Cambria" w:hAnsi="Cambria" w:eastAsia="Cambria"/>
            <w:i w:val="0"/>
            <w:color w:val="000000"/>
            <w:sz w:val="22"/>
          </w:rPr>
          <w:delText xml:space="preserve"> the</w:delText>
        </w:r>
      </w:del>
      <w:r>
        <w:rPr>
          <w:rFonts w:ascii="Cambria" w:hAnsi="Cambria" w:eastAsia="Cambria"/>
          <w:i w:val="0"/>
          <w:color w:val="000000"/>
          <w:sz w:val="22"/>
        </w:rPr>
        <w:t xml:space="preserve"> adsorption site can be </w:t>
      </w:r>
      <w:del w:id="150" w:author="OpenAI Codex" w:date="2026-10-11T00:00:00Z">
        <w:r>
          <w:rPr>
            <w:rFonts w:ascii="Cambria" w:hAnsi="Cambria" w:eastAsia="Cambria"/>
            <w:i w:val="0"/>
            <w:color w:val="000000"/>
            <w:sz w:val="22"/>
          </w:rPr>
          <w:delText xml:space="preserve">compared.</w:delText>
        </w:r>
      </w:del>
      <w:ins w:id="151" w:author="OpenAI Codex" w:date="2026-10-11T00:00:00Z">
        <w:r>
          <w:rPr>
            <w:rFonts w:ascii="Cambria" w:hAnsi="Cambria" w:eastAsia="Cambria"/>
            <w:i w:val="0"/>
            <w:color w:val="000000"/>
            <w:sz w:val="22"/>
          </w:rPr>
          <w:t xml:space="preserve">varied.</w:t>
        </w:r>
      </w:ins>
      <w:r>
        <w:rPr>
          <w:rFonts w:ascii="Cambria" w:hAnsi="Cambria" w:eastAsia="Cambria"/>
          <w:i w:val="0"/>
          <w:color w:val="000000"/>
          <w:sz w:val="22"/>
        </w:rPr>
        <w:t xml:space="preserve"> </w:t>
      </w:r>
      <w:del w:id="152" w:author="OpenAI Codex" w:date="2026-10-11T00:00:00Z">
        <w:r>
          <w:rPr>
            <w:rFonts w:ascii="Cambria" w:hAnsi="Cambria" w:eastAsia="Cambria"/>
            <w:i w:val="0"/>
            <w:color w:val="000000"/>
            <w:sz w:val="22"/>
          </w:rPr>
          <w:delText xml:space="preserve">Calculations</w:delText>
        </w:r>
      </w:del>
      <w:ins w:id="153" w:author="OpenAI Codex" w:date="2026-10-11T00:00:00Z">
        <w:r>
          <w:rPr>
            <w:rFonts w:ascii="Cambria" w:hAnsi="Cambria" w:eastAsia="Cambria"/>
            <w:i w:val="0"/>
            <w:color w:val="000000"/>
            <w:sz w:val="22"/>
          </w:rPr>
          <w:t xml:space="preserve">Studies</w:t>
        </w:r>
      </w:ins>
      <w:r>
        <w:rPr>
          <w:rFonts w:ascii="Cambria" w:hAnsi="Cambria" w:eastAsia="Cambria"/>
          <w:i w:val="0"/>
          <w:color w:val="000000"/>
          <w:sz w:val="22"/>
        </w:rPr>
        <w:t xml:space="preserve"> </w:t>
      </w:r>
      <w:del w:id="154" w:author="OpenAI Codex" w:date="2026-10-11T00:00:00Z">
        <w:r>
          <w:rPr>
            <w:rFonts w:ascii="Cambria" w:hAnsi="Cambria" w:eastAsia="Cambria"/>
            <w:i w:val="0"/>
            <w:color w:val="000000"/>
            <w:sz w:val="22"/>
          </w:rPr>
          <w:delText xml:space="preserve">and experiments on</w:delText>
        </w:r>
      </w:del>
      <w:ins w:id="155" w:author="OpenAI Codex" w:date="2026-10-11T00:00:00Z">
        <w:r>
          <w:rPr>
            <w:rFonts w:ascii="Cambria" w:hAnsi="Cambria" w:eastAsia="Cambria"/>
            <w:i w:val="0"/>
            <w:color w:val="000000"/>
            <w:sz w:val="22"/>
          </w:rPr>
          <w:t xml:space="preserve">of</w:t>
        </w:r>
      </w:ins>
      <w:r>
        <w:rPr>
          <w:rFonts w:ascii="Cambria" w:hAnsi="Cambria" w:eastAsia="Cambria"/>
          <w:i w:val="0"/>
          <w:color w:val="000000"/>
          <w:sz w:val="22"/>
        </w:rPr>
        <w:t xml:space="preserve"> related molecular </w:t>
      </w:r>
      <w:del w:id="156" w:author="OpenAI Codex" w:date="2026-10-11T00:00:00Z">
        <w:r>
          <w:rPr>
            <w:rFonts w:ascii="Cambria" w:hAnsi="Cambria" w:eastAsia="Cambria"/>
            <w:i w:val="0"/>
            <w:color w:val="000000"/>
            <w:sz w:val="22"/>
          </w:rPr>
          <w:delText xml:space="preserve">systems</w:delText>
        </w:r>
      </w:del>
      <w:ins w:id="157" w:author="OpenAI Codex" w:date="2026-10-11T00:00:00Z">
        <w:r>
          <w:rPr>
            <w:rFonts w:ascii="Cambria" w:hAnsi="Cambria" w:eastAsia="Cambria"/>
            <w:i w:val="0"/>
            <w:color w:val="000000"/>
            <w:sz w:val="22"/>
          </w:rPr>
          <w:t xml:space="preserve">catalysts</w:t>
        </w:r>
      </w:ins>
      <w:r>
        <w:rPr>
          <w:rFonts w:ascii="Cambria" w:hAnsi="Cambria" w:eastAsia="Cambria"/>
          <w:i w:val="0"/>
          <w:color w:val="000000"/>
          <w:sz w:val="22"/>
        </w:rPr>
        <w:t xml:space="preserve"> show that binding geometry and the second metal can alter </w:t>
      </w:r>
      <w:del w:id="158" w:author="OpenAI Codex" w:date="2026-10-11T00:00:00Z">
        <w:r>
          <w:rPr>
            <w:rFonts w:ascii="Cambria" w:hAnsi="Cambria" w:eastAsia="Cambria"/>
            <w:i w:val="0"/>
            <w:color w:val="000000"/>
            <w:sz w:val="22"/>
          </w:rPr>
          <w:delText xml:space="preserve">oxygen-intermediate</w:delText>
        </w:r>
      </w:del>
      <w:ins w:id="159" w:author="OpenAI Codex" w:date="2026-10-11T00:00:00Z">
        <w:r>
          <w:rPr>
            <w:rFonts w:ascii="Cambria" w:hAnsi="Cambria" w:eastAsia="Cambria"/>
            <w:i w:val="0"/>
            <w:color w:val="000000"/>
            <w:sz w:val="22"/>
          </w:rPr>
          <w:t xml:space="preserve">oxygen intermediate</w:t>
        </w:r>
      </w:ins>
      <w:r>
        <w:rPr>
          <w:rFonts w:ascii="Cambria" w:hAnsi="Cambria" w:eastAsia="Cambria"/>
          <w:i w:val="0"/>
          <w:color w:val="000000"/>
          <w:sz w:val="22"/>
        </w:rPr>
        <w:t xml:space="preserve"> energetics [5,6]. </w:t>
      </w:r>
      <w:del w:id="160" w:author="OpenAI Codex" w:date="2026-10-11T00:00:00Z">
        <w:r>
          <w:rPr>
            <w:rFonts w:ascii="Cambria" w:hAnsi="Cambria" w:eastAsia="Cambria"/>
            <w:i w:val="0"/>
            <w:color w:val="000000"/>
            <w:sz w:val="22"/>
          </w:rPr>
          <w:delText xml:space="preserve">These</w:delText>
        </w:r>
      </w:del>
      <w:ins w:id="161" w:author="OpenAI Codex" w:date="2026-10-11T00:00:00Z">
        <w:r>
          <w:rPr>
            <w:rFonts w:ascii="Cambria" w:hAnsi="Cambria" w:eastAsia="Cambria"/>
            <w:i w:val="0"/>
            <w:color w:val="000000"/>
            <w:sz w:val="22"/>
          </w:rPr>
          <w:t xml:space="preserve">A</w:t>
        </w:r>
      </w:ins>
      <w:r>
        <w:rPr>
          <w:rFonts w:ascii="Cambria" w:hAnsi="Cambria" w:eastAsia="Cambria"/>
          <w:i w:val="0"/>
          <w:color w:val="000000"/>
          <w:sz w:val="22"/>
        </w:rPr>
        <w:t xml:space="preserve"> </w:t>
      </w:r>
      <w:del w:id="162" w:author="OpenAI Codex" w:date="2026-10-11T00:00:00Z">
        <w:r>
          <w:rPr>
            <w:rFonts w:ascii="Cambria" w:hAnsi="Cambria" w:eastAsia="Cambria"/>
            <w:i w:val="0"/>
            <w:color w:val="000000"/>
            <w:sz w:val="22"/>
          </w:rPr>
          <w:delText xml:space="preserve">comparisons</w:delText>
        </w:r>
      </w:del>
      <w:ins w:id="163" w:author="OpenAI Codex" w:date="2026-10-11T00:00:00Z">
        <w:r>
          <w:rPr>
            <w:rFonts w:ascii="Cambria" w:hAnsi="Cambria" w:eastAsia="Cambria"/>
            <w:i w:val="0"/>
            <w:color w:val="000000"/>
            <w:sz w:val="22"/>
          </w:rPr>
          <w:t xml:space="preserve">valid</w:t>
        </w:r>
      </w:ins>
      <w:r>
        <w:rPr>
          <w:rFonts w:ascii="Cambria" w:hAnsi="Cambria" w:eastAsia="Cambria"/>
          <w:i w:val="0"/>
          <w:color w:val="000000"/>
          <w:sz w:val="22"/>
        </w:rPr>
        <w:t xml:space="preserve"> </w:t>
      </w:r>
      <w:del w:id="164" w:author="OpenAI Codex" w:date="2026-10-11T00:00:00Z">
        <w:r>
          <w:rPr>
            <w:rFonts w:ascii="Cambria" w:hAnsi="Cambria" w:eastAsia="Cambria"/>
            <w:i w:val="0"/>
            <w:color w:val="000000"/>
            <w:sz w:val="22"/>
          </w:rPr>
          <w:delText xml:space="preserve">require</w:delText>
        </w:r>
      </w:del>
      <w:ins w:id="165" w:author="OpenAI Codex" w:date="2026-10-11T00:00:00Z">
        <w:r>
          <w:rPr>
            <w:rFonts w:ascii="Cambria" w:hAnsi="Cambria" w:eastAsia="Cambria"/>
            <w:i w:val="0"/>
            <w:color w:val="000000"/>
            <w:sz w:val="22"/>
          </w:rPr>
          <w:t xml:space="preserve">comparison therefore keeps</w:t>
        </w:r>
      </w:ins>
      <w:r>
        <w:rPr>
          <w:rFonts w:ascii="Cambria" w:hAnsi="Cambria" w:eastAsia="Cambria"/>
          <w:i w:val="0"/>
          <w:color w:val="000000"/>
          <w:sz w:val="22"/>
        </w:rPr>
        <w:t xml:space="preserve"> each adsorbate </w:t>
      </w:r>
      <w:del w:id="166" w:author="OpenAI Codex" w:date="2026-10-11T00:00:00Z">
        <w:r>
          <w:rPr>
            <w:rFonts w:ascii="Cambria" w:hAnsi="Cambria" w:eastAsia="Cambria"/>
            <w:i w:val="0"/>
            <w:color w:val="000000"/>
            <w:sz w:val="22"/>
          </w:rPr>
          <w:delText xml:space="preserve">energy</w:delText>
        </w:r>
      </w:del>
      <w:ins w:id="167" w:author="OpenAI Codex" w:date="2026-10-11T00:00:00Z">
        <w:r>
          <w:rPr>
            <w:rFonts w:ascii="Cambria" w:hAnsi="Cambria" w:eastAsia="Cambria"/>
            <w:i w:val="0"/>
            <w:color w:val="000000"/>
            <w:sz w:val="22"/>
          </w:rPr>
          <w:t xml:space="preserve">value</w:t>
        </w:r>
      </w:ins>
      <w:r>
        <w:rPr>
          <w:rFonts w:ascii="Cambria" w:hAnsi="Cambria" w:eastAsia="Cambria"/>
          <w:i w:val="0"/>
          <w:color w:val="000000"/>
          <w:sz w:val="22"/>
        </w:rPr>
        <w:t xml:space="preserve"> </w:t>
      </w:r>
      <w:del w:id="168" w:author="OpenAI Codex" w:date="2026-10-11T00:00:00Z">
        <w:r>
          <w:rPr>
            <w:rFonts w:ascii="Cambria" w:hAnsi="Cambria" w:eastAsia="Cambria"/>
            <w:i w:val="0"/>
            <w:color w:val="000000"/>
            <w:sz w:val="22"/>
          </w:rPr>
          <w:delText xml:space="preserve">to remain linked</w:delText>
        </w:r>
      </w:del>
      <w:ins w:id="169" w:author="OpenAI Codex" w:date="2026-10-11T00:00:00Z">
        <w:r>
          <w:rPr>
            <w:rFonts w:ascii="Cambria" w:hAnsi="Cambria" w:eastAsia="Cambria"/>
            <w:i w:val="0"/>
            <w:color w:val="000000"/>
            <w:sz w:val="22"/>
          </w:rPr>
          <w:t xml:space="preserve">tied</w:t>
        </w:r>
      </w:ins>
      <w:r>
        <w:rPr>
          <w:rFonts w:ascii="Cambria" w:hAnsi="Cambria" w:eastAsia="Cambria"/>
          <w:i w:val="0"/>
          <w:color w:val="000000"/>
          <w:sz w:val="22"/>
        </w:rPr>
        <w:t xml:space="preserve"> to the same catalyst and </w:t>
      </w:r>
      <w:del w:id="170" w:author="OpenAI Codex" w:date="2026-10-11T00:00:00Z">
        <w:r>
          <w:rPr>
            <w:rFonts w:ascii="Cambria" w:hAnsi="Cambria" w:eastAsia="Cambria"/>
            <w:i w:val="0"/>
            <w:color w:val="000000"/>
            <w:sz w:val="22"/>
          </w:rPr>
          <w:delText xml:space="preserve">the same metal </w:delText>
        </w:r>
      </w:del>
      <w:r>
        <w:rPr>
          <w:rFonts w:ascii="Cambria" w:hAnsi="Cambria" w:eastAsia="Cambria"/>
          <w:i w:val="0"/>
          <w:color w:val="000000"/>
          <w:sz w:val="22"/>
        </w:rPr>
        <w:t xml:space="preserve">adsorption site.</w:t>
      </w:r>
    </w:p>
    <w:p>
      <w:pPr>
        <w:widowControl/>
        <w:jc w:val="both"/>
      </w:pPr>
      <w:del w:id="171" w:author="OpenAI Codex" w:date="2026-10-11T00:00:00Z">
        <w:r>
          <w:rPr>
            <w:rFonts w:ascii="Cambria" w:hAnsi="Cambria" w:eastAsia="Cambria"/>
            <w:i w:val="0"/>
            <w:color w:val="000000"/>
            <w:sz w:val="22"/>
          </w:rPr>
          <w:delText xml:space="preserve">A</w:delText>
        </w:r>
      </w:del>
      <w:ins w:id="172" w:author="OpenAI Codex" w:date="2026-10-11T00:00:00Z">
        <w:r>
          <w:rPr>
            <w:rFonts w:ascii="Cambria" w:hAnsi="Cambria" w:eastAsia="Cambria"/>
            <w:i w:val="0"/>
            <w:color w:val="000000"/>
            <w:sz w:val="22"/>
          </w:rPr>
          <w:t xml:space="preserve">Scientific</w:t>
        </w:r>
      </w:ins>
      <w:r>
        <w:rPr>
          <w:rFonts w:ascii="Cambria" w:hAnsi="Cambria" w:eastAsia="Cambria"/>
          <w:i w:val="0"/>
          <w:color w:val="000000"/>
          <w:sz w:val="22"/>
        </w:rPr>
        <w:t xml:space="preserve"> </w:t>
      </w:r>
      <w:del w:id="173" w:author="OpenAI Codex" w:date="2026-10-11T00:00:00Z">
        <w:r>
          <w:rPr>
            <w:rFonts w:ascii="Cambria" w:hAnsi="Cambria" w:eastAsia="Cambria"/>
            <w:i w:val="0"/>
            <w:color w:val="000000"/>
            <w:sz w:val="22"/>
          </w:rPr>
          <w:delText xml:space="preserve">recurring</w:delText>
        </w:r>
      </w:del>
      <w:ins w:id="174" w:author="OpenAI Codex" w:date="2026-10-11T00:00:00Z">
        <w:r>
          <w:rPr>
            <w:rFonts w:ascii="Cambria" w:hAnsi="Cambria" w:eastAsia="Cambria"/>
            <w:i w:val="0"/>
            <w:color w:val="000000"/>
            <w:sz w:val="22"/>
          </w:rPr>
          <w:t xml:space="preserve">editors</w:t>
        </w:r>
      </w:ins>
      <w:r>
        <w:rPr>
          <w:rFonts w:ascii="Cambria" w:hAnsi="Cambria" w:eastAsia="Cambria"/>
          <w:i w:val="0"/>
          <w:color w:val="000000"/>
          <w:sz w:val="22"/>
        </w:rPr>
        <w:t xml:space="preserve"> </w:t>
      </w:r>
      <w:del w:id="175" w:author="OpenAI Codex" w:date="2026-10-11T00:00:00Z">
        <w:r>
          <w:rPr>
            <w:rFonts w:ascii="Cambria" w:hAnsi="Cambria" w:eastAsia="Cambria"/>
            <w:i w:val="0"/>
            <w:color w:val="000000"/>
            <w:sz w:val="22"/>
          </w:rPr>
          <w:delText xml:space="preserve">view</w:delText>
        </w:r>
      </w:del>
      <w:ins w:id="176" w:author="OpenAI Codex" w:date="2026-10-11T00:00:00Z">
        <w:r>
          <w:rPr>
            <w:rFonts w:ascii="Cambria" w:hAnsi="Cambria" w:eastAsia="Cambria"/>
            <w:i w:val="0"/>
            <w:color w:val="000000"/>
            <w:sz w:val="22"/>
          </w:rPr>
          <w:t xml:space="preserve">have</w:t>
        </w:r>
      </w:ins>
      <w:r>
        <w:rPr>
          <w:rFonts w:ascii="Cambria" w:hAnsi="Cambria" w:eastAsia="Cambria"/>
          <w:i w:val="0"/>
          <w:color w:val="000000"/>
          <w:sz w:val="22"/>
        </w:rPr>
        <w:t xml:space="preserve"> </w:t>
      </w:r>
      <w:del w:id="177" w:author="OpenAI Codex" w:date="2026-10-11T00:00:00Z">
        <w:r>
          <w:rPr>
            <w:rFonts w:ascii="Cambria" w:hAnsi="Cambria" w:eastAsia="Cambria"/>
            <w:i w:val="0"/>
            <w:color w:val="000000"/>
            <w:sz w:val="22"/>
          </w:rPr>
          <w:delText xml:space="preserve">across scientific editorials is</w:delText>
        </w:r>
      </w:del>
      <w:ins w:id="178" w:author="OpenAI Codex" w:date="2026-10-11T00:00:00Z">
        <w:r>
          <w:rPr>
            <w:rFonts w:ascii="Cambria" w:hAnsi="Cambria" w:eastAsia="Cambria"/>
            <w:i w:val="0"/>
            <w:color w:val="000000"/>
            <w:sz w:val="22"/>
          </w:rPr>
          <w:t xml:space="preserve">argued</w:t>
        </w:r>
      </w:ins>
      <w:r>
        <w:rPr>
          <w:rFonts w:ascii="Cambria" w:hAnsi="Cambria" w:eastAsia="Cambria"/>
          <w:i w:val="0"/>
          <w:color w:val="000000"/>
          <w:sz w:val="22"/>
        </w:rPr>
        <w:t xml:space="preserve"> that </w:t>
      </w:r>
      <w:del w:id="179" w:author="OpenAI Codex" w:date="2026-10-11T00:00:00Z">
        <w:r>
          <w:rPr>
            <w:rFonts w:ascii="Cambria" w:hAnsi="Cambria" w:eastAsia="Cambria"/>
            <w:i w:val="0"/>
            <w:color w:val="000000"/>
            <w:sz w:val="22"/>
          </w:rPr>
          <w:delText xml:space="preserve">research becomes legible when </w:delText>
        </w:r>
      </w:del>
      <w:r>
        <w:rPr>
          <w:rFonts w:ascii="Cambria" w:hAnsi="Cambria" w:eastAsia="Cambria"/>
          <w:i w:val="0"/>
          <w:color w:val="000000"/>
          <w:sz w:val="22"/>
        </w:rPr>
        <w:t xml:space="preserve">a</w:t>
      </w:r>
      <w:del w:id="180" w:author="OpenAI Codex" w:date="2026-10-11T00:00:00Z">
        <w:r>
          <w:rPr>
            <w:rFonts w:ascii="Cambria" w:hAnsi="Cambria" w:eastAsia="Cambria"/>
            <w:i w:val="0"/>
            <w:color w:val="000000"/>
            <w:sz w:val="22"/>
          </w:rPr>
          <w:delText xml:space="preserve"> paper develops one</w:delText>
        </w:r>
      </w:del>
      <w:r>
        <w:rPr>
          <w:rFonts w:ascii="Cambria" w:hAnsi="Cambria" w:eastAsia="Cambria"/>
          <w:i w:val="0"/>
          <w:color w:val="000000"/>
          <w:sz w:val="22"/>
        </w:rPr>
        <w:t xml:space="preserve"> coherent </w:t>
      </w:r>
      <w:del w:id="181" w:author="OpenAI Codex" w:date="2026-10-11T00:00:00Z">
        <w:r>
          <w:rPr>
            <w:rFonts w:ascii="Cambria" w:hAnsi="Cambria" w:eastAsia="Cambria"/>
            <w:i w:val="0"/>
            <w:color w:val="000000"/>
            <w:sz w:val="22"/>
          </w:rPr>
          <w:delText xml:space="preserve">argument</w:delText>
        </w:r>
      </w:del>
      <w:ins w:id="182" w:author="OpenAI Codex" w:date="2026-10-11T00:00:00Z">
        <w:r>
          <w:rPr>
            <w:rFonts w:ascii="Cambria" w:hAnsi="Cambria" w:eastAsia="Cambria"/>
            <w:i w:val="0"/>
            <w:color w:val="000000"/>
            <w:sz w:val="22"/>
          </w:rPr>
          <w:t xml:space="preserve">theme</w:t>
        </w:r>
      </w:ins>
      <w:r>
        <w:rPr>
          <w:rFonts w:ascii="Cambria" w:hAnsi="Cambria" w:eastAsia="Cambria"/>
          <w:i w:val="0"/>
          <w:color w:val="000000"/>
          <w:sz w:val="22"/>
        </w:rPr>
        <w:t xml:space="preserve"> and </w:t>
      </w:r>
      <w:del w:id="183" w:author="OpenAI Codex" w:date="2026-10-11T00:00:00Z">
        <w:r>
          <w:rPr>
            <w:rFonts w:ascii="Cambria" w:hAnsi="Cambria" w:eastAsia="Cambria"/>
            <w:i w:val="0"/>
            <w:color w:val="000000"/>
            <w:sz w:val="22"/>
          </w:rPr>
          <w:delText xml:space="preserve">selects</w:delText>
        </w:r>
      </w:del>
      <w:ins w:id="184" w:author="OpenAI Codex" w:date="2026-10-11T00:00:00Z">
        <w:r>
          <w:rPr>
            <w:rFonts w:ascii="Cambria" w:hAnsi="Cambria" w:eastAsia="Cambria"/>
            <w:i w:val="0"/>
            <w:color w:val="000000"/>
            <w:sz w:val="22"/>
          </w:rPr>
          <w:t xml:space="preserve">carefully selected</w:t>
        </w:r>
      </w:ins>
      <w:r>
        <w:rPr>
          <w:rFonts w:ascii="Cambria" w:hAnsi="Cambria" w:eastAsia="Cambria"/>
          <w:i w:val="0"/>
          <w:color w:val="000000"/>
          <w:sz w:val="22"/>
        </w:rPr>
        <w:t xml:space="preserve"> figures </w:t>
      </w:r>
      <w:del w:id="185" w:author="OpenAI Codex" w:date="2026-10-11T00:00:00Z">
        <w:r>
          <w:rPr>
            <w:rFonts w:ascii="Cambria" w:hAnsi="Cambria" w:eastAsia="Cambria"/>
            <w:i w:val="0"/>
            <w:color w:val="000000"/>
            <w:sz w:val="22"/>
          </w:rPr>
          <w:delText xml:space="preserve">that</w:delText>
        </w:r>
      </w:del>
      <w:ins w:id="186" w:author="OpenAI Codex" w:date="2026-10-11T00:00:00Z">
        <w:r>
          <w:rPr>
            <w:rFonts w:ascii="Cambria" w:hAnsi="Cambria" w:eastAsia="Cambria"/>
            <w:i w:val="0"/>
            <w:color w:val="000000"/>
            <w:sz w:val="22"/>
          </w:rPr>
          <w:t xml:space="preserve">help</w:t>
        </w:r>
      </w:ins>
      <w:r>
        <w:rPr>
          <w:rFonts w:ascii="Cambria" w:hAnsi="Cambria" w:eastAsia="Cambria"/>
          <w:i w:val="0"/>
          <w:color w:val="000000"/>
          <w:sz w:val="22"/>
        </w:rPr>
        <w:t xml:space="preserve"> </w:t>
      </w:r>
      <w:del w:id="187" w:author="OpenAI Codex" w:date="2026-10-11T00:00:00Z">
        <w:r>
          <w:rPr>
            <w:rFonts w:ascii="Cambria" w:hAnsi="Cambria" w:eastAsia="Cambria"/>
            <w:i w:val="0"/>
            <w:color w:val="000000"/>
            <w:sz w:val="22"/>
          </w:rPr>
          <w:delText xml:space="preserve">make</w:delText>
        </w:r>
      </w:del>
      <w:ins w:id="188" w:author="OpenAI Codex" w:date="2026-10-11T00:00:00Z">
        <w:r>
          <w:rPr>
            <w:rFonts w:ascii="Cambria" w:hAnsi="Cambria" w:eastAsia="Cambria"/>
            <w:i w:val="0"/>
            <w:color w:val="000000"/>
            <w:sz w:val="22"/>
          </w:rPr>
          <w:t xml:space="preserve">readers</w:t>
        </w:r>
      </w:ins>
      <w:r>
        <w:rPr>
          <w:rFonts w:ascii="Cambria" w:hAnsi="Cambria" w:eastAsia="Cambria"/>
          <w:i w:val="0"/>
          <w:color w:val="000000"/>
          <w:sz w:val="22"/>
        </w:rPr>
        <w:t xml:space="preserve"> </w:t>
      </w:r>
      <w:del w:id="189" w:author="OpenAI Codex" w:date="2026-10-11T00:00:00Z">
        <w:r>
          <w:rPr>
            <w:rFonts w:ascii="Cambria" w:hAnsi="Cambria" w:eastAsia="Cambria"/>
            <w:i w:val="0"/>
            <w:color w:val="000000"/>
            <w:sz w:val="22"/>
          </w:rPr>
          <w:delText xml:space="preserve">its evidence easy to follow. Editors have described</w:delText>
        </w:r>
      </w:del>
      <w:ins w:id="190" w:author="OpenAI Codex" w:date="2026-10-11T00:00:00Z">
        <w:r>
          <w:rPr>
            <w:rFonts w:ascii="Cambria" w:hAnsi="Cambria" w:eastAsia="Cambria"/>
            <w:i w:val="0"/>
            <w:color w:val="000000"/>
            <w:sz w:val="22"/>
          </w:rPr>
          <w:t xml:space="preserve">follow</w:t>
        </w:r>
      </w:ins>
      <w:r>
        <w:rPr>
          <w:rFonts w:ascii="Cambria" w:hAnsi="Cambria" w:eastAsia="Cambria"/>
          <w:i w:val="0"/>
          <w:color w:val="000000"/>
          <w:sz w:val="22"/>
        </w:rPr>
        <w:t xml:space="preserve"> the</w:t>
      </w:r>
      <w:del w:id="191" w:author="OpenAI Codex" w:date="2026-10-11T00:00:00Z">
        <w:r>
          <w:rPr>
            <w:rFonts w:ascii="Cambria" w:hAnsi="Cambria" w:eastAsia="Cambria"/>
            <w:i w:val="0"/>
            <w:color w:val="000000"/>
            <w:sz w:val="22"/>
          </w:rPr>
          <w:delText xml:space="preserve"> central scientific theme as the organizing principle of a paper, emphasized the explanatory role of figures and captions, and advised authors to connect context,</w:delText>
        </w:r>
      </w:del>
      <w:r>
        <w:rPr>
          <w:rFonts w:ascii="Cambria" w:hAnsi="Cambria" w:eastAsia="Cambria"/>
          <w:i w:val="0"/>
          <w:color w:val="000000"/>
          <w:sz w:val="22"/>
        </w:rPr>
        <w:t xml:space="preserve"> question, evidence, and interpretation [7,8] [9,10]. </w:t>
      </w:r>
      <w:del w:id="192" w:author="OpenAI Codex" w:date="2026-10-11T00:00:00Z">
        <w:r>
          <w:rPr>
            <w:rFonts w:ascii="Cambria" w:hAnsi="Cambria" w:eastAsia="Cambria"/>
            <w:i w:val="0"/>
            <w:color w:val="000000"/>
            <w:sz w:val="22"/>
          </w:rPr>
          <w:delText xml:space="preserve">This</w:delText>
        </w:r>
      </w:del>
      <w:ins w:id="193" w:author="OpenAI Codex" w:date="2026-10-11T00:00:00Z">
        <w:r>
          <w:rPr>
            <w:rFonts w:ascii="Cambria" w:hAnsi="Cambria" w:eastAsia="Cambria"/>
            <w:i w:val="0"/>
            <w:color w:val="000000"/>
            <w:sz w:val="22"/>
          </w:rPr>
          <w:t xml:space="preserve">Yet</w:t>
        </w:r>
      </w:ins>
      <w:r>
        <w:rPr>
          <w:rFonts w:ascii="Cambria" w:hAnsi="Cambria" w:eastAsia="Cambria"/>
          <w:i w:val="0"/>
          <w:color w:val="000000"/>
          <w:sz w:val="22"/>
        </w:rPr>
        <w:t xml:space="preserve"> </w:t>
      </w:r>
      <w:del w:id="194" w:author="OpenAI Codex" w:date="2026-10-11T00:00:00Z">
        <w:r>
          <w:rPr>
            <w:rFonts w:ascii="Cambria" w:hAnsi="Cambria" w:eastAsia="Cambria"/>
            <w:i w:val="0"/>
            <w:color w:val="000000"/>
            <w:sz w:val="22"/>
          </w:rPr>
          <w:delText xml:space="preserve">advice</w:delText>
        </w:r>
      </w:del>
      <w:ins w:id="195" w:author="OpenAI Codex" w:date="2026-10-11T00:00:00Z">
        <w:r>
          <w:rPr>
            <w:rFonts w:ascii="Cambria" w:hAnsi="Cambria" w:eastAsia="Cambria"/>
            <w:i w:val="0"/>
            <w:color w:val="000000"/>
            <w:sz w:val="22"/>
          </w:rPr>
          <w:t xml:space="preserve">a</w:t>
        </w:r>
      </w:ins>
      <w:r>
        <w:rPr>
          <w:rFonts w:ascii="Cambria" w:hAnsi="Cambria" w:eastAsia="Cambria"/>
          <w:i w:val="0"/>
          <w:color w:val="000000"/>
          <w:sz w:val="22"/>
        </w:rPr>
        <w:t xml:space="preserve"> </w:t>
      </w:r>
      <w:del w:id="196" w:author="OpenAI Codex" w:date="2026-10-11T00:00:00Z">
        <w:r>
          <w:rPr>
            <w:rFonts w:ascii="Cambria" w:hAnsi="Cambria" w:eastAsia="Cambria"/>
            <w:i w:val="0"/>
            <w:color w:val="000000"/>
            <w:sz w:val="22"/>
          </w:rPr>
          <w:delText xml:space="preserve">treats</w:delText>
        </w:r>
      </w:del>
      <w:ins w:id="197" w:author="OpenAI Codex" w:date="2026-10-11T00:00:00Z">
        <w:r>
          <w:rPr>
            <w:rFonts w:ascii="Cambria" w:hAnsi="Cambria" w:eastAsia="Cambria"/>
            <w:i w:val="0"/>
            <w:color w:val="000000"/>
            <w:sz w:val="22"/>
          </w:rPr>
          <w:t xml:space="preserve">polished story can hide conflicting evidence or uncertainty when authors select observations to fit a</w:t>
        </w:r>
      </w:ins>
      <w:r>
        <w:rPr>
          <w:rFonts w:ascii="Cambria" w:hAnsi="Cambria" w:eastAsia="Cambria"/>
          <w:i w:val="0"/>
          <w:color w:val="000000"/>
          <w:sz w:val="22"/>
        </w:rPr>
        <w:t xml:space="preserve"> narrative </w:t>
      </w:r>
      <w:del w:id="198" w:author="OpenAI Codex" w:date="2026-10-11T00:00:00Z">
        <w:r>
          <w:rPr>
            <w:rFonts w:ascii="Cambria" w:hAnsi="Cambria" w:eastAsia="Cambria"/>
            <w:i w:val="0"/>
            <w:color w:val="000000"/>
            <w:sz w:val="22"/>
          </w:rPr>
          <w:delText xml:space="preserve">as</w:delText>
        </w:r>
      </w:del>
      <w:ins w:id="199" w:author="OpenAI Codex" w:date="2026-10-11T00:00:00Z">
        <w:r>
          <w:rPr>
            <w:rFonts w:ascii="Cambria" w:hAnsi="Cambria" w:eastAsia="Cambria"/>
            <w:i w:val="0"/>
            <w:color w:val="000000"/>
            <w:sz w:val="22"/>
          </w:rPr>
          <w:t xml:space="preserve">[11].</w:t>
        </w:r>
      </w:ins>
      <w:r>
        <w:rPr>
          <w:rFonts w:ascii="Cambria" w:hAnsi="Cambria" w:eastAsia="Cambria"/>
          <w:i w:val="0"/>
          <w:color w:val="000000"/>
          <w:sz w:val="22"/>
        </w:rPr>
        <w:t xml:space="preserve"> </w:t>
      </w:r>
      <w:del w:id="200" w:author="OpenAI Codex" w:date="2026-10-11T00:00:00Z">
        <w:r>
          <w:rPr>
            <w:rFonts w:ascii="Cambria" w:hAnsi="Cambria" w:eastAsia="Cambria"/>
            <w:i w:val="0"/>
            <w:color w:val="000000"/>
            <w:sz w:val="22"/>
          </w:rPr>
          <w:delText xml:space="preserve">part</w:delText>
        </w:r>
      </w:del>
      <w:ins w:id="201" w:author="OpenAI Codex" w:date="2026-10-11T00:00:00Z">
        <w:r>
          <w:rPr>
            <w:rFonts w:ascii="Cambria" w:hAnsi="Cambria" w:eastAsia="Cambria"/>
            <w:i w:val="0"/>
            <w:color w:val="000000"/>
            <w:sz w:val="22"/>
          </w:rPr>
          <w:t xml:space="preserve">The</w:t>
        </w:r>
      </w:ins>
      <w:r>
        <w:rPr>
          <w:rFonts w:ascii="Cambria" w:hAnsi="Cambria" w:eastAsia="Cambria"/>
          <w:i w:val="0"/>
          <w:color w:val="000000"/>
          <w:sz w:val="22"/>
        </w:rPr>
        <w:t xml:space="preserve"> </w:t>
      </w:r>
      <w:del w:id="202" w:author="OpenAI Codex" w:date="2026-10-11T00:00:00Z">
        <w:r>
          <w:rPr>
            <w:rFonts w:ascii="Cambria" w:hAnsi="Cambria" w:eastAsia="Cambria"/>
            <w:i w:val="0"/>
            <w:color w:val="000000"/>
            <w:sz w:val="22"/>
          </w:rPr>
          <w:delText xml:space="preserve">of</w:delText>
        </w:r>
      </w:del>
      <w:ins w:id="203" w:author="OpenAI Codex" w:date="2026-10-11T00:00:00Z">
        <w:r>
          <w:rPr>
            <w:rFonts w:ascii="Cambria" w:hAnsi="Cambria" w:eastAsia="Cambria"/>
            <w:i w:val="0"/>
            <w:color w:val="000000"/>
            <w:sz w:val="22"/>
          </w:rPr>
          <w:t xml:space="preserve">relevant</w:t>
        </w:r>
      </w:ins>
      <w:r>
        <w:rPr>
          <w:rFonts w:ascii="Cambria" w:hAnsi="Cambria" w:eastAsia="Cambria"/>
          <w:i w:val="0"/>
          <w:color w:val="000000"/>
          <w:sz w:val="22"/>
        </w:rPr>
        <w:t xml:space="preserve"> </w:t>
      </w:r>
      <w:del w:id="204" w:author="OpenAI Codex" w:date="2026-10-11T00:00:00Z">
        <w:r>
          <w:rPr>
            <w:rFonts w:ascii="Cambria" w:hAnsi="Cambria" w:eastAsia="Cambria"/>
            <w:i w:val="0"/>
            <w:color w:val="000000"/>
            <w:sz w:val="22"/>
          </w:rPr>
          <w:delText xml:space="preserve">scientific</w:delText>
        </w:r>
      </w:del>
      <w:ins w:id="205" w:author="OpenAI Codex" w:date="2026-10-11T00:00:00Z">
        <w:r>
          <w:rPr>
            <w:rFonts w:ascii="Cambria" w:hAnsi="Cambria" w:eastAsia="Cambria"/>
            <w:i w:val="0"/>
            <w:color w:val="000000"/>
            <w:sz w:val="22"/>
          </w:rPr>
          <w:t xml:space="preserve">test</w:t>
        </w:r>
      </w:ins>
      <w:r>
        <w:rPr>
          <w:rFonts w:ascii="Cambria" w:hAnsi="Cambria" w:eastAsia="Cambria"/>
          <w:i w:val="0"/>
          <w:color w:val="000000"/>
          <w:sz w:val="22"/>
        </w:rPr>
        <w:t xml:space="preserve"> </w:t>
      </w:r>
      <w:del w:id="206" w:author="OpenAI Codex" w:date="2026-10-11T00:00:00Z">
        <w:r>
          <w:rPr>
            <w:rFonts w:ascii="Cambria" w:hAnsi="Cambria" w:eastAsia="Cambria"/>
            <w:i w:val="0"/>
            <w:color w:val="000000"/>
            <w:sz w:val="22"/>
          </w:rPr>
          <w:delText xml:space="preserve">communication:</w:delText>
        </w:r>
      </w:del>
      <w:ins w:id="207" w:author="OpenAI Codex" w:date="2026-10-11T00:00:00Z">
        <w:r>
          <w:rPr>
            <w:rFonts w:ascii="Cambria" w:hAnsi="Cambria" w:eastAsia="Cambria"/>
            <w:i w:val="0"/>
            <w:color w:val="000000"/>
            <w:sz w:val="22"/>
          </w:rPr>
          <w:t xml:space="preserve">is</w:t>
        </w:r>
      </w:ins>
      <w:r>
        <w:rPr>
          <w:rFonts w:ascii="Cambria" w:hAnsi="Cambria" w:eastAsia="Cambria"/>
          <w:i w:val="0"/>
          <w:color w:val="000000"/>
          <w:sz w:val="22"/>
        </w:rPr>
        <w:t xml:space="preserve"> </w:t>
      </w:r>
      <w:del w:id="208" w:author="OpenAI Codex" w:date="2026-10-11T00:00:00Z">
        <w:r>
          <w:rPr>
            <w:rFonts w:ascii="Cambria" w:hAnsi="Cambria" w:eastAsia="Cambria"/>
            <w:i w:val="0"/>
            <w:color w:val="000000"/>
            <w:sz w:val="22"/>
          </w:rPr>
          <w:delText xml:space="preserve">readers</w:delText>
        </w:r>
      </w:del>
      <w:ins w:id="209" w:author="OpenAI Codex" w:date="2026-10-11T00:00:00Z">
        <w:r>
          <w:rPr>
            <w:rFonts w:ascii="Cambria" w:hAnsi="Cambria" w:eastAsia="Cambria"/>
            <w:i w:val="0"/>
            <w:color w:val="000000"/>
            <w:sz w:val="22"/>
          </w:rPr>
          <w:t xml:space="preserve">whether</w:t>
        </w:r>
      </w:ins>
      <w:r>
        <w:rPr>
          <w:rFonts w:ascii="Cambria" w:hAnsi="Cambria" w:eastAsia="Cambria"/>
          <w:i w:val="0"/>
          <w:color w:val="000000"/>
          <w:sz w:val="22"/>
        </w:rPr>
        <w:t xml:space="preserve"> </w:t>
      </w:r>
      <w:del w:id="210" w:author="OpenAI Codex" w:date="2026-10-11T00:00:00Z">
        <w:r>
          <w:rPr>
            <w:rFonts w:ascii="Cambria" w:hAnsi="Cambria" w:eastAsia="Cambria"/>
            <w:i w:val="0"/>
            <w:color w:val="000000"/>
            <w:sz w:val="22"/>
          </w:rPr>
          <w:delText xml:space="preserve">need</w:delText>
        </w:r>
      </w:del>
      <w:ins w:id="211" w:author="OpenAI Codex" w:date="2026-10-11T00:00:00Z">
        <w:r>
          <w:rPr>
            <w:rFonts w:ascii="Cambria" w:hAnsi="Cambria" w:eastAsia="Cambria"/>
            <w:i w:val="0"/>
            <w:color w:val="000000"/>
            <w:sz w:val="22"/>
          </w:rPr>
          <w:t xml:space="preserve">AI can produce a coherent account while keeping claims traceable</w:t>
        </w:r>
      </w:ins>
      <w:r>
        <w:rPr>
          <w:rFonts w:ascii="Cambria" w:hAnsi="Cambria" w:eastAsia="Cambria"/>
          <w:i w:val="0"/>
          <w:color w:val="000000"/>
          <w:sz w:val="22"/>
        </w:rPr>
        <w:t xml:space="preserve"> to </w:t>
      </w:r>
      <w:del w:id="212" w:author="OpenAI Codex" w:date="2026-10-11T00:00:00Z">
        <w:r>
          <w:rPr>
            <w:rFonts w:ascii="Cambria" w:hAnsi="Cambria" w:eastAsia="Cambria"/>
            <w:i w:val="0"/>
            <w:color w:val="000000"/>
            <w:sz w:val="22"/>
          </w:rPr>
          <w:delText xml:space="preserve">understand</w:delText>
        </w:r>
      </w:del>
      <w:ins w:id="213" w:author="OpenAI Codex" w:date="2026-10-11T00:00:00Z">
        <w:r>
          <w:rPr>
            <w:rFonts w:ascii="Cambria" w:hAnsi="Cambria" w:eastAsia="Cambria"/>
            <w:i w:val="0"/>
            <w:color w:val="000000"/>
            <w:sz w:val="22"/>
          </w:rPr>
          <w:t xml:space="preserve">data,</w:t>
        </w:r>
      </w:ins>
      <w:r>
        <w:rPr>
          <w:rFonts w:ascii="Cambria" w:hAnsi="Cambria" w:eastAsia="Cambria"/>
          <w:i w:val="0"/>
          <w:color w:val="000000"/>
          <w:sz w:val="22"/>
        </w:rPr>
        <w:t xml:space="preserve"> </w:t>
      </w:r>
      <w:del w:id="214" w:author="OpenAI Codex" w:date="2026-10-11T00:00:00Z">
        <w:r>
          <w:rPr>
            <w:rFonts w:ascii="Cambria" w:hAnsi="Cambria" w:eastAsia="Cambria"/>
            <w:i w:val="0"/>
            <w:color w:val="000000"/>
            <w:sz w:val="22"/>
          </w:rPr>
          <w:delText xml:space="preserve">why a question was asked, what the evidence shows,</w:delText>
        </w:r>
      </w:del>
      <w:ins w:id="215" w:author="OpenAI Codex" w:date="2026-10-11T00:00:00Z">
        <w:r>
          <w:rPr>
            <w:rFonts w:ascii="Cambria" w:hAnsi="Cambria" w:eastAsia="Cambria"/>
            <w:i w:val="0"/>
            <w:color w:val="000000"/>
            <w:sz w:val="22"/>
          </w:rPr>
          <w:t xml:space="preserve">methods,</w:t>
        </w:r>
      </w:ins>
      <w:r>
        <w:rPr>
          <w:rFonts w:ascii="Cambria" w:hAnsi="Cambria" w:eastAsia="Cambria"/>
          <w:i w:val="0"/>
          <w:color w:val="000000"/>
          <w:sz w:val="22"/>
        </w:rPr>
        <w:t xml:space="preserve"> and </w:t>
      </w:r>
      <w:del w:id="216" w:author="OpenAI Codex" w:date="2026-10-11T00:00:00Z">
        <w:r>
          <w:rPr>
            <w:rFonts w:ascii="Cambria" w:hAnsi="Cambria" w:eastAsia="Cambria"/>
            <w:i w:val="0"/>
            <w:color w:val="000000"/>
            <w:sz w:val="22"/>
          </w:rPr>
          <w:delText xml:space="preserve">how the result changes current understanding.</w:delText>
        </w:r>
      </w:del>
      <w:ins w:id="217" w:author="OpenAI Codex" w:date="2026-10-11T00:00:00Z">
        <w:r>
          <w:rPr>
            <w:rFonts w:ascii="Cambria" w:hAnsi="Cambria" w:eastAsia="Cambria"/>
            <w:i w:val="0"/>
            <w:color w:val="000000"/>
            <w:sz w:val="22"/>
          </w:rPr>
          <w:t xml:space="preserve">sources.</w:t>
        </w:r>
      </w:ins>
    </w:p>
    <w:p>
      <w:pPr>
        <w:widowControl/>
        <w:jc w:val="both"/>
      </w:pPr>
      <w:ins w:id="218" w:author="OpenAI Codex" w:date="2026-10-11T00:00:00Z">
        <w:r>
          <w:rPr>
            <w:rFonts w:ascii="Cambria" w:hAnsi="Cambria" w:eastAsia="Cambria"/>
            <w:i w:val="0"/>
            <w:color w:val="000000"/>
            <w:sz w:val="22"/>
          </w:rPr>
          <w:t xml:space="preserve">Here, we examine that question using site matched adsorption records for a molecular catalyst library. We evaluate scaling relations and conventional oxygen reduction thermodynamics, retain the Calle-Vallejo and Exner descriptors for discussion, and present the available regression comparison with its validation limits. Figure 1 defines the catalyst structure, Figure 2 presents the scaling relations and conventional computational hydrogen electrode volcano, and Figure 3 summarizes the current regression evidence. </w:t>
        </w:r>
      </w:ins>
      <w:r>
        <w:rPr>
          <w:rFonts w:ascii="Cambria" w:hAnsi="Cambria" w:eastAsia="Cambria"/>
          <w:i w:val="0"/>
          <w:color w:val="000000"/>
          <w:sz w:val="22"/>
        </w:rPr>
        <w:t xml:space="preserve">The </w:t>
      </w:r>
      <w:del w:id="219" w:author="OpenAI Codex" w:date="2026-10-11T00:00:00Z">
        <w:r>
          <w:rPr>
            <w:rFonts w:ascii="Cambria" w:hAnsi="Cambria" w:eastAsia="Cambria"/>
            <w:i w:val="0"/>
            <w:color w:val="000000"/>
            <w:sz w:val="22"/>
          </w:rPr>
          <w:delText xml:space="preserve">counterpoint</w:delText>
        </w:r>
      </w:del>
      <w:ins w:id="220" w:author="OpenAI Codex" w:date="2026-10-11T00:00:00Z">
        <w:r>
          <w:rPr>
            <w:rFonts w:ascii="Cambria" w:hAnsi="Cambria" w:eastAsia="Cambria"/>
            <w:i w:val="0"/>
            <w:color w:val="000000"/>
            <w:sz w:val="22"/>
          </w:rPr>
          <w:t xml:space="preserve">entire</w:t>
        </w:r>
      </w:ins>
      <w:r>
        <w:rPr>
          <w:rFonts w:ascii="Cambria" w:hAnsi="Cambria" w:eastAsia="Cambria"/>
          <w:i w:val="0"/>
          <w:color w:val="000000"/>
          <w:sz w:val="22"/>
        </w:rPr>
        <w:t xml:space="preserve"> </w:t>
      </w:r>
      <w:del w:id="221" w:author="OpenAI Codex" w:date="2026-10-11T00:00:00Z">
        <w:r>
          <w:rPr>
            <w:rFonts w:ascii="Cambria" w:hAnsi="Cambria" w:eastAsia="Cambria"/>
            <w:i w:val="0"/>
            <w:color w:val="000000"/>
            <w:sz w:val="22"/>
          </w:rPr>
          <w:delText xml:space="preserve">is</w:delText>
        </w:r>
      </w:del>
      <w:ins w:id="222" w:author="OpenAI Codex" w:date="2026-10-11T00:00:00Z">
        <w:r>
          <w:rPr>
            <w:rFonts w:ascii="Cambria" w:hAnsi="Cambria" w:eastAsia="Cambria"/>
            <w:i w:val="0"/>
            <w:color w:val="000000"/>
            <w:sz w:val="22"/>
          </w:rPr>
          <w:t xml:space="preserve">manuscript</w:t>
        </w:r>
      </w:ins>
      <w:r>
        <w:rPr>
          <w:rFonts w:ascii="Cambria" w:hAnsi="Cambria" w:eastAsia="Cambria"/>
          <w:i w:val="0"/>
          <w:color w:val="000000"/>
          <w:sz w:val="22"/>
        </w:rPr>
        <w:t xml:space="preserve"> </w:t>
      </w:r>
      <w:del w:id="223" w:author="OpenAI Codex" w:date="2026-10-11T00:00:00Z">
        <w:r>
          <w:rPr>
            <w:rFonts w:ascii="Cambria" w:hAnsi="Cambria" w:eastAsia="Cambria"/>
            <w:i w:val="0"/>
            <w:color w:val="000000"/>
            <w:sz w:val="22"/>
          </w:rPr>
          <w:delText xml:space="preserve">equally</w:delText>
        </w:r>
      </w:del>
      <w:ins w:id="224" w:author="OpenAI Codex" w:date="2026-10-11T00:00:00Z">
        <w:r>
          <w:rPr>
            <w:rFonts w:ascii="Cambria" w:hAnsi="Cambria" w:eastAsia="Cambria"/>
            <w:i w:val="0"/>
            <w:color w:val="000000"/>
            <w:sz w:val="22"/>
          </w:rPr>
          <w:t xml:space="preserve">text</w:t>
        </w:r>
      </w:ins>
      <w:r>
        <w:rPr>
          <w:rFonts w:ascii="Cambria" w:hAnsi="Cambria" w:eastAsia="Cambria"/>
          <w:i w:val="0"/>
          <w:color w:val="000000"/>
          <w:sz w:val="22"/>
        </w:rPr>
        <w:t xml:space="preserve"> </w:t>
      </w:r>
      <w:del w:id="225" w:author="OpenAI Codex" w:date="2026-10-11T00:00:00Z">
        <w:r>
          <w:rPr>
            <w:rFonts w:ascii="Cambria" w:hAnsi="Cambria" w:eastAsia="Cambria"/>
            <w:i w:val="0"/>
            <w:color w:val="000000"/>
            <w:sz w:val="22"/>
          </w:rPr>
          <w:delText xml:space="preserve">important.</w:delText>
        </w:r>
      </w:del>
      <w:ins w:id="226" w:author="OpenAI Codex" w:date="2026-10-11T00:00:00Z">
        <w:r>
          <w:rPr>
            <w:rFonts w:ascii="Cambria" w:hAnsi="Cambria" w:eastAsia="Cambria"/>
            <w:i w:val="0"/>
            <w:color w:val="000000"/>
            <w:sz w:val="22"/>
          </w:rPr>
          <w:t xml:space="preserve">was</w:t>
        </w:r>
      </w:ins>
      <w:r>
        <w:rPr>
          <w:rFonts w:ascii="Cambria" w:hAnsi="Cambria" w:eastAsia="Cambria"/>
          <w:i w:val="0"/>
          <w:color w:val="000000"/>
          <w:sz w:val="22"/>
        </w:rPr>
        <w:t xml:space="preserve"> </w:t>
      </w:r>
      <w:del w:id="227" w:author="OpenAI Codex" w:date="2026-10-11T00:00:00Z">
        <w:r>
          <w:rPr>
            <w:rFonts w:ascii="Cambria" w:hAnsi="Cambria" w:eastAsia="Cambria"/>
            <w:i w:val="0"/>
            <w:color w:val="000000"/>
            <w:sz w:val="22"/>
          </w:rPr>
          <w:delText xml:space="preserve">A</w:delText>
        </w:r>
      </w:del>
      <w:ins w:id="228" w:author="OpenAI Codex" w:date="2026-10-11T00:00:00Z">
        <w:r>
          <w:rPr>
            <w:rFonts w:ascii="Cambria" w:hAnsi="Cambria" w:eastAsia="Cambria"/>
            <w:i w:val="0"/>
            <w:color w:val="000000"/>
            <w:sz w:val="22"/>
          </w:rPr>
          <w:t xml:space="preserve">generated</w:t>
        </w:r>
      </w:ins>
      <w:r>
        <w:rPr>
          <w:rFonts w:ascii="Cambria" w:hAnsi="Cambria" w:eastAsia="Cambria"/>
          <w:i w:val="0"/>
          <w:color w:val="000000"/>
          <w:sz w:val="22"/>
        </w:rPr>
        <w:t xml:space="preserve"> </w:t>
      </w:r>
      <w:del w:id="229" w:author="OpenAI Codex" w:date="2026-10-11T00:00:00Z">
        <w:r>
          <w:rPr>
            <w:rFonts w:ascii="Cambria" w:hAnsi="Cambria" w:eastAsia="Cambria"/>
            <w:i w:val="0"/>
            <w:color w:val="000000"/>
            <w:sz w:val="22"/>
          </w:rPr>
          <w:delText xml:space="preserve">polished</w:delText>
        </w:r>
      </w:del>
      <w:ins w:id="230" w:author="OpenAI Codex" w:date="2026-10-11T00:00:00Z">
        <w:r>
          <w:rPr>
            <w:rFonts w:ascii="Cambria" w:hAnsi="Cambria" w:eastAsia="Cambria"/>
            <w:i w:val="0"/>
            <w:color w:val="000000"/>
            <w:sz w:val="22"/>
          </w:rPr>
          <w:t xml:space="preserve">by</w:t>
        </w:r>
      </w:ins>
      <w:r>
        <w:rPr>
          <w:rFonts w:ascii="Cambria" w:hAnsi="Cambria" w:eastAsia="Cambria"/>
          <w:i w:val="0"/>
          <w:color w:val="000000"/>
          <w:sz w:val="22"/>
        </w:rPr>
        <w:t xml:space="preserve"> </w:t>
      </w:r>
      <w:del w:id="231" w:author="OpenAI Codex" w:date="2026-10-11T00:00:00Z">
        <w:r>
          <w:rPr>
            <w:rFonts w:ascii="Cambria" w:hAnsi="Cambria" w:eastAsia="Cambria"/>
            <w:i w:val="0"/>
            <w:color w:val="000000"/>
            <w:sz w:val="22"/>
          </w:rPr>
          <w:delText xml:space="preserve">narrative</w:delText>
        </w:r>
      </w:del>
      <w:ins w:id="232" w:author="OpenAI Codex" w:date="2026-10-11T00:00:00Z">
        <w:r>
          <w:rPr>
            <w:rFonts w:ascii="Cambria" w:hAnsi="Cambria" w:eastAsia="Cambria"/>
            <w:i w:val="0"/>
            <w:color w:val="000000"/>
            <w:sz w:val="22"/>
          </w:rPr>
          <w:t xml:space="preserve">AI</w:t>
        </w:r>
      </w:ins>
      <w:r>
        <w:rPr>
          <w:rFonts w:ascii="Cambria" w:hAnsi="Cambria" w:eastAsia="Cambria"/>
          <w:i w:val="0"/>
          <w:color w:val="000000"/>
          <w:sz w:val="22"/>
        </w:rPr>
        <w:t xml:space="preserve"> </w:t>
      </w:r>
      <w:del w:id="233" w:author="OpenAI Codex" w:date="2026-10-11T00:00:00Z">
        <w:r>
          <w:rPr>
            <w:rFonts w:ascii="Cambria" w:hAnsi="Cambria" w:eastAsia="Cambria"/>
            <w:i w:val="0"/>
            <w:color w:val="000000"/>
            <w:sz w:val="22"/>
          </w:rPr>
          <w:delText xml:space="preserve">can</w:delText>
        </w:r>
      </w:del>
      <w:ins w:id="234" w:author="OpenAI Codex" w:date="2026-10-11T00:00:00Z">
        <w:r>
          <w:rPr>
            <w:rFonts w:ascii="Cambria" w:hAnsi="Cambria" w:eastAsia="Cambria"/>
            <w:i w:val="0"/>
            <w:color w:val="000000"/>
            <w:sz w:val="22"/>
          </w:rPr>
          <w:t xml:space="preserve">from</w:t>
        </w:r>
      </w:ins>
      <w:r>
        <w:rPr>
          <w:rFonts w:ascii="Cambria" w:hAnsi="Cambria" w:eastAsia="Cambria"/>
          <w:i w:val="0"/>
          <w:color w:val="000000"/>
          <w:sz w:val="22"/>
        </w:rPr>
        <w:t xml:space="preserve"> </w:t>
      </w:r>
      <w:del w:id="235" w:author="OpenAI Codex" w:date="2026-10-11T00:00:00Z">
        <w:r>
          <w:rPr>
            <w:rFonts w:ascii="Cambria" w:hAnsi="Cambria" w:eastAsia="Cambria"/>
            <w:i w:val="0"/>
            <w:color w:val="000000"/>
            <w:sz w:val="22"/>
          </w:rPr>
          <w:delText xml:space="preserve">distort</w:delText>
        </w:r>
      </w:del>
      <w:ins w:id="236" w:author="OpenAI Codex" w:date="2026-10-11T00:00:00Z">
        <w:r>
          <w:rPr>
            <w:rFonts w:ascii="Cambria" w:hAnsi="Cambria" w:eastAsia="Cambria"/>
            <w:i w:val="0"/>
            <w:color w:val="000000"/>
            <w:sz w:val="22"/>
          </w:rPr>
          <w:t xml:space="preserve">materials supplied by the researchers. The calculations and</w:t>
        </w:r>
      </w:ins>
      <w:r>
        <w:rPr>
          <w:rFonts w:ascii="Cambria" w:hAnsi="Cambria" w:eastAsia="Cambria"/>
          <w:i w:val="0"/>
          <w:color w:val="000000"/>
          <w:sz w:val="22"/>
        </w:rPr>
        <w:t xml:space="preserve"> research </w:t>
      </w:r>
      <w:del w:id="237" w:author="OpenAI Codex" w:date="2026-10-11T00:00:00Z">
        <w:r>
          <w:rPr>
            <w:rFonts w:ascii="Cambria" w:hAnsi="Cambria" w:eastAsia="Cambria"/>
            <w:i w:val="0"/>
            <w:color w:val="000000"/>
            <w:sz w:val="22"/>
          </w:rPr>
          <w:delText xml:space="preserve">if</w:delText>
        </w:r>
      </w:del>
      <w:ins w:id="238" w:author="OpenAI Codex" w:date="2026-10-11T00:00:00Z">
        <w:r>
          <w:rPr>
            <w:rFonts w:ascii="Cambria" w:hAnsi="Cambria" w:eastAsia="Cambria"/>
            <w:i w:val="0"/>
            <w:color w:val="000000"/>
            <w:sz w:val="22"/>
          </w:rPr>
          <w:t xml:space="preserve">records</w:t>
        </w:r>
      </w:ins>
      <w:r>
        <w:rPr>
          <w:rFonts w:ascii="Cambria" w:hAnsi="Cambria" w:eastAsia="Cambria"/>
          <w:i w:val="0"/>
          <w:color w:val="000000"/>
          <w:sz w:val="22"/>
        </w:rPr>
        <w:t xml:space="preserve"> </w:t>
      </w:r>
      <w:del w:id="239" w:author="OpenAI Codex" w:date="2026-10-11T00:00:00Z">
        <w:r>
          <w:rPr>
            <w:rFonts w:ascii="Cambria" w:hAnsi="Cambria" w:eastAsia="Cambria"/>
            <w:i w:val="0"/>
            <w:color w:val="000000"/>
            <w:sz w:val="22"/>
          </w:rPr>
          <w:delText xml:space="preserve">authors select only observations that support a preferred conclusion or suppress uncertainty to make</w:delText>
        </w:r>
      </w:del>
      <w:ins w:id="240" w:author="OpenAI Codex" w:date="2026-10-11T00:00:00Z">
        <w:r>
          <w:rPr>
            <w:rFonts w:ascii="Cambria" w:hAnsi="Cambria" w:eastAsia="Cambria"/>
            <w:i w:val="0"/>
            <w:color w:val="000000"/>
            <w:sz w:val="22"/>
          </w:rPr>
          <w:t xml:space="preserve">provide</w:t>
        </w:r>
      </w:ins>
      <w:r>
        <w:rPr>
          <w:rFonts w:ascii="Cambria" w:hAnsi="Cambria" w:eastAsia="Cambria"/>
          <w:i w:val="0"/>
          <w:color w:val="000000"/>
          <w:sz w:val="22"/>
        </w:rPr>
        <w:t xml:space="preserve"> the </w:t>
      </w:r>
      <w:del w:id="241" w:author="OpenAI Codex" w:date="2026-10-11T00:00:00Z">
        <w:r>
          <w:rPr>
            <w:rFonts w:ascii="Cambria" w:hAnsi="Cambria" w:eastAsia="Cambria"/>
            <w:i w:val="0"/>
            <w:color w:val="000000"/>
            <w:sz w:val="22"/>
          </w:rPr>
          <w:delText xml:space="preserve">result</w:delText>
        </w:r>
      </w:del>
      <w:ins w:id="242" w:author="OpenAI Codex" w:date="2026-10-11T00:00:00Z">
        <w:r>
          <w:rPr>
            <w:rFonts w:ascii="Cambria" w:hAnsi="Cambria" w:eastAsia="Cambria"/>
            <w:i w:val="0"/>
            <w:color w:val="000000"/>
            <w:sz w:val="22"/>
          </w:rPr>
          <w:t xml:space="preserve">evidence;</w:t>
        </w:r>
      </w:ins>
      <w:r>
        <w:rPr>
          <w:rFonts w:ascii="Cambria" w:hAnsi="Cambria" w:eastAsia="Cambria"/>
          <w:i w:val="0"/>
          <w:color w:val="000000"/>
          <w:sz w:val="22"/>
        </w:rPr>
        <w:t xml:space="preserve"> </w:t>
      </w:r>
      <w:del w:id="243" w:author="OpenAI Codex" w:date="2026-10-11T00:00:00Z">
        <w:r>
          <w:rPr>
            <w:rFonts w:ascii="Cambria" w:hAnsi="Cambria" w:eastAsia="Cambria"/>
            <w:i w:val="0"/>
            <w:color w:val="000000"/>
            <w:sz w:val="22"/>
          </w:rPr>
          <w:delText xml:space="preserve">appear</w:delText>
        </w:r>
      </w:del>
      <w:ins w:id="244" w:author="OpenAI Codex" w:date="2026-10-11T00:00:00Z">
        <w:r>
          <w:rPr>
            <w:rFonts w:ascii="Cambria" w:hAnsi="Cambria" w:eastAsia="Cambria"/>
            <w:i w:val="0"/>
            <w:color w:val="000000"/>
            <w:sz w:val="22"/>
          </w:rPr>
          <w:t xml:space="preserve">human</w:t>
        </w:r>
      </w:ins>
      <w:r>
        <w:rPr>
          <w:rFonts w:ascii="Cambria" w:hAnsi="Cambria" w:eastAsia="Cambria"/>
          <w:i w:val="0"/>
          <w:color w:val="000000"/>
          <w:sz w:val="22"/>
        </w:rPr>
        <w:t xml:space="preserve"> </w:t>
      </w:r>
      <w:del w:id="245" w:author="OpenAI Codex" w:date="2026-10-11T00:00:00Z">
        <w:r>
          <w:rPr>
            <w:rFonts w:ascii="Cambria" w:hAnsi="Cambria" w:eastAsia="Cambria"/>
            <w:i w:val="0"/>
            <w:color w:val="000000"/>
            <w:sz w:val="22"/>
          </w:rPr>
          <w:delText xml:space="preserve">complete.</w:delText>
        </w:r>
      </w:del>
      <w:ins w:id="246" w:author="OpenAI Codex" w:date="2026-10-11T00:00:00Z">
        <w:r>
          <w:rPr>
            <w:rFonts w:ascii="Cambria" w:hAnsi="Cambria" w:eastAsia="Cambria"/>
            <w:i w:val="0"/>
            <w:color w:val="000000"/>
            <w:sz w:val="22"/>
          </w:rPr>
          <w:t xml:space="preserve">researchers</w:t>
        </w:r>
      </w:ins>
      <w:r>
        <w:rPr>
          <w:rFonts w:ascii="Cambria" w:hAnsi="Cambria" w:eastAsia="Cambria"/>
          <w:i w:val="0"/>
          <w:color w:val="000000"/>
          <w:sz w:val="22"/>
        </w:rPr>
        <w:t xml:space="preserve"> </w:t>
      </w:r>
      <w:del w:id="247" w:author="OpenAI Codex" w:date="2026-10-11T00:00:00Z">
        <w:r>
          <w:rPr>
            <w:rFonts w:ascii="Cambria" w:hAnsi="Cambria" w:eastAsia="Cambria"/>
            <w:i w:val="0"/>
            <w:color w:val="000000"/>
            <w:sz w:val="22"/>
          </w:rPr>
          <w:delText xml:space="preserve">Editorial</w:delText>
        </w:r>
      </w:del>
      <w:ins w:id="248" w:author="OpenAI Codex" w:date="2026-10-11T00:00:00Z">
        <w:r>
          <w:rPr>
            <w:rFonts w:ascii="Cambria" w:hAnsi="Cambria" w:eastAsia="Cambria"/>
            <w:i w:val="0"/>
            <w:color w:val="000000"/>
            <w:sz w:val="22"/>
          </w:rPr>
          <w:t xml:space="preserve">remain</w:t>
        </w:r>
      </w:ins>
      <w:r>
        <w:rPr>
          <w:rFonts w:ascii="Cambria" w:hAnsi="Cambria" w:eastAsia="Cambria"/>
          <w:i w:val="0"/>
          <w:color w:val="000000"/>
          <w:sz w:val="22"/>
        </w:rPr>
        <w:t xml:space="preserve"> </w:t>
      </w:r>
      <w:del w:id="249" w:author="OpenAI Codex" w:date="2026-10-11T00:00:00Z">
        <w:r>
          <w:rPr>
            <w:rFonts w:ascii="Cambria" w:hAnsi="Cambria" w:eastAsia="Cambria"/>
            <w:i w:val="0"/>
            <w:color w:val="000000"/>
            <w:sz w:val="22"/>
          </w:rPr>
          <w:delText xml:space="preserve">guidance</w:delText>
        </w:r>
      </w:del>
      <w:ins w:id="250" w:author="OpenAI Codex" w:date="2026-10-11T00:00:00Z">
        <w:r>
          <w:rPr>
            <w:rFonts w:ascii="Cambria" w:hAnsi="Cambria" w:eastAsia="Cambria"/>
            <w:i w:val="0"/>
            <w:color w:val="000000"/>
            <w:sz w:val="22"/>
          </w:rPr>
          <w:t xml:space="preserve">responsible</w:t>
        </w:r>
      </w:ins>
      <w:r>
        <w:rPr>
          <w:rFonts w:ascii="Cambria" w:hAnsi="Cambria" w:eastAsia="Cambria"/>
          <w:i w:val="0"/>
          <w:color w:val="000000"/>
          <w:sz w:val="22"/>
        </w:rPr>
        <w:t xml:space="preserve"> </w:t>
      </w:r>
      <w:del w:id="251" w:author="OpenAI Codex" w:date="2026-10-11T00:00:00Z">
        <w:r>
          <w:rPr>
            <w:rFonts w:ascii="Cambria" w:hAnsi="Cambria" w:eastAsia="Cambria"/>
            <w:i w:val="0"/>
            <w:color w:val="000000"/>
            <w:sz w:val="22"/>
          </w:rPr>
          <w:delText xml:space="preserve">has</w:delText>
        </w:r>
      </w:del>
      <w:ins w:id="252" w:author="OpenAI Codex" w:date="2026-10-11T00:00:00Z">
        <w:r>
          <w:rPr>
            <w:rFonts w:ascii="Cambria" w:hAnsi="Cambria" w:eastAsia="Cambria"/>
            <w:i w:val="0"/>
            <w:color w:val="000000"/>
            <w:sz w:val="22"/>
          </w:rPr>
          <w:t xml:space="preserve">for</w:t>
        </w:r>
      </w:ins>
      <w:r>
        <w:rPr>
          <w:rFonts w:ascii="Cambria" w:hAnsi="Cambria" w:eastAsia="Cambria"/>
          <w:i w:val="0"/>
          <w:color w:val="000000"/>
          <w:sz w:val="22"/>
        </w:rPr>
        <w:t xml:space="preserve"> </w:t>
      </w:r>
      <w:del w:id="253" w:author="OpenAI Codex" w:date="2026-10-11T00:00:00Z">
        <w:r>
          <w:rPr>
            <w:rFonts w:ascii="Cambria" w:hAnsi="Cambria" w:eastAsia="Cambria"/>
            <w:i w:val="0"/>
            <w:color w:val="000000"/>
            <w:sz w:val="22"/>
          </w:rPr>
          <w:delText xml:space="preserve">warned</w:delText>
        </w:r>
      </w:del>
      <w:ins w:id="254" w:author="OpenAI Codex" w:date="2026-10-11T00:00:00Z">
        <w:r>
          <w:rPr>
            <w:rFonts w:ascii="Cambria" w:hAnsi="Cambria" w:eastAsia="Cambria"/>
            <w:i w:val="0"/>
            <w:color w:val="000000"/>
            <w:sz w:val="22"/>
          </w:rPr>
          <w:t xml:space="preserve">checking</w:t>
        </w:r>
      </w:ins>
      <w:r>
        <w:rPr>
          <w:rFonts w:ascii="Cambria" w:hAnsi="Cambria" w:eastAsia="Cambria"/>
          <w:i w:val="0"/>
          <w:color w:val="000000"/>
          <w:sz w:val="22"/>
        </w:rPr>
        <w:t xml:space="preserve"> </w:t>
      </w:r>
      <w:del w:id="255" w:author="OpenAI Codex" w:date="2026-10-11T00:00:00Z">
        <w:r>
          <w:rPr>
            <w:rFonts w:ascii="Cambria" w:hAnsi="Cambria" w:eastAsia="Cambria"/>
            <w:i w:val="0"/>
            <w:color w:val="000000"/>
            <w:sz w:val="22"/>
          </w:rPr>
          <w:delText xml:space="preserve">that</w:delText>
        </w:r>
      </w:del>
      <w:ins w:id="256" w:author="OpenAI Codex" w:date="2026-10-11T00:00:00Z">
        <w:r>
          <w:rPr>
            <w:rFonts w:ascii="Cambria" w:hAnsi="Cambria" w:eastAsia="Cambria"/>
            <w:i w:val="0"/>
            <w:color w:val="000000"/>
            <w:sz w:val="22"/>
          </w:rPr>
          <w:t xml:space="preserve">its</w:t>
        </w:r>
      </w:ins>
      <w:r>
        <w:rPr>
          <w:rFonts w:ascii="Cambria" w:hAnsi="Cambria" w:eastAsia="Cambria"/>
          <w:i w:val="0"/>
          <w:color w:val="000000"/>
          <w:sz w:val="22"/>
        </w:rPr>
        <w:t xml:space="preserve"> </w:t>
      </w:r>
      <w:del w:id="257" w:author="OpenAI Codex" w:date="2026-10-11T00:00:00Z">
        <w:r>
          <w:rPr>
            <w:rFonts w:ascii="Cambria" w:hAnsi="Cambria" w:eastAsia="Cambria"/>
            <w:i w:val="0"/>
            <w:color w:val="000000"/>
            <w:sz w:val="22"/>
          </w:rPr>
          <w:delText xml:space="preserve">story driven presentation can encourage such bias [11]. Narrative therefore cannot determine which data count or what the results mean. Those decisions must follow the</w:delText>
        </w:r>
      </w:del>
      <w:ins w:id="258" w:author="OpenAI Codex" w:date="2026-10-11T00:00:00Z">
        <w:r>
          <w:rPr>
            <w:rFonts w:ascii="Cambria" w:hAnsi="Cambria" w:eastAsia="Cambria"/>
            <w:i w:val="0"/>
            <w:color w:val="000000"/>
            <w:sz w:val="22"/>
          </w:rPr>
          <w:t xml:space="preserve">identity,</w:t>
        </w:r>
      </w:ins>
      <w:r>
        <w:rPr>
          <w:rFonts w:ascii="Cambria" w:hAnsi="Cambria" w:eastAsia="Cambria"/>
          <w:i w:val="0"/>
          <w:color w:val="000000"/>
          <w:sz w:val="22"/>
        </w:rPr>
        <w:t xml:space="preserve"> methods, </w:t>
      </w:r>
      <w:del w:id="259" w:author="OpenAI Codex" w:date="2026-10-11T00:00:00Z">
        <w:r>
          <w:rPr>
            <w:rFonts w:ascii="Cambria" w:hAnsi="Cambria" w:eastAsia="Cambria"/>
            <w:i w:val="0"/>
            <w:color w:val="000000"/>
            <w:sz w:val="22"/>
          </w:rPr>
          <w:delText xml:space="preserve">the complete record, </w:delText>
        </w:r>
      </w:del>
      <w:r>
        <w:rPr>
          <w:rFonts w:ascii="Cambria" w:hAnsi="Cambria" w:eastAsia="Cambria"/>
          <w:i w:val="0"/>
          <w:color w:val="000000"/>
          <w:sz w:val="22"/>
        </w:rPr>
        <w:t xml:space="preserve">and </w:t>
      </w:r>
      <w:del w:id="260" w:author="OpenAI Codex" w:date="2026-10-11T00:00:00Z">
        <w:r>
          <w:rPr>
            <w:rFonts w:ascii="Cambria" w:hAnsi="Cambria" w:eastAsia="Cambria"/>
            <w:i w:val="0"/>
            <w:color w:val="000000"/>
            <w:sz w:val="22"/>
          </w:rPr>
          <w:delText xml:space="preserve">explicit treatment of uncertainty.</w:delText>
        </w:r>
      </w:del>
      <w:ins w:id="261" w:author="OpenAI Codex" w:date="2026-10-11T00:00:00Z">
        <w:r>
          <w:rPr>
            <w:rFonts w:ascii="Cambria" w:hAnsi="Cambria" w:eastAsia="Cambria"/>
            <w:i w:val="0"/>
            <w:color w:val="000000"/>
            <w:sz w:val="22"/>
          </w:rPr>
          <w:t xml:space="preserve">interpretation.</w:t>
        </w:r>
      </w:ins>
    </w:p>
    <w:p>
      <w:pPr>
        <w:widowControl/>
        <w:jc w:val="both"/>
      </w:pPr>
      <w:del w:id="845" w:author="OpenAI Codex" w:date="2026-10-11T00:00:00Z">
        <w:r>
          <w:rPr>
            <w:rFonts w:ascii="Cambria" w:hAnsi="Cambria" w:eastAsia="Cambria"/>
            <w:i w:val="0"/>
            <w:color w:val="000000"/>
            <w:sz w:val="22"/>
          </w:rPr>
          <w:delText xml:space="preserve">We bring these positions together by treating the research record as the authority and the article narrative as its concise, inspectable explanation. Here, we examine how exact catalyst and adsorption site matching supports ORR scaling analysis and conventional computational hydrogen electrode estimates in a modular molecular catalyst library. We also retain alternative activity analyses and an exploratory regression comparison to show how reusable records can support a change in analytical question without repeating density functional theory calculations. Figure 1 defines the structural variables, Figure 2 presents the scaling relations and conventional ORR volcano, and Figure 3 summarizes the available regression comparison. We then discuss how a language model can help assemble this account while researchers retain responsibility for data integrity, analysis choices, interpretation, and verification. The working databases and regression evidence remain provisional, so the electrochemical conclusions are limited to the records currently available.</w:delText>
        </w:r>
      </w:del>
    </w:p>
    <w:p>
      <w:pPr>
        <w:pStyle w:val="Heading1"/>
        <w:keepNext/>
        <w:jc w:val="left"/>
      </w:pPr>
      <w:r>
        <w:rPr>
          <w:rFonts w:ascii="Cambria" w:hAnsi="Cambria" w:eastAsia="Cambria"/>
          <w:b/>
          <w:color w:val="000000"/>
          <w:sz w:val="24"/>
        </w:rPr>
        <w:t>2. Computational methods</w:t>
      </w:r>
    </w:p>
    <w:p>
      <w:pPr>
        <w:pStyle w:val="Heading2"/>
        <w:keepNext/>
        <w:jc w:val="left"/>
      </w:pPr>
      <w:r>
        <w:rPr>
          <w:rFonts w:ascii="Cambria" w:hAnsi="Cambria" w:eastAsia="Cambria"/>
          <w:b/>
          <w:color w:val="000000"/>
          <w:sz w:val="22"/>
        </w:rPr>
        <w:t>2.1. Catalyst structures</w:t>
      </w:r>
    </w:p>
    <w:p>
      <w:pPr>
        <w:widowControl/>
        <w:jc w:val="both"/>
      </w:pPr>
      <w:r>
        <w:rPr>
          <w:rFonts w:ascii="Cambria" w:hAnsi="Cambria" w:eastAsia="Cambria"/>
          <w:i w:val="0"/>
          <w:color w:val="000000"/>
          <w:sz w:val="22"/>
        </w:rPr>
        <w:t>The molecular catalyst library was assembled from two metal centers, a fixed A2 dialdehyde, a B1 or B2 diamine, and two N, O, or S bridge atoms. The current clean catalyst database contains 88 structures with Cr, Mn, Fe, Co, Ni, or Cu at the two metal positions. The parent structures were generated by modular assembly and spin polarized GFN2-xTB optimization; selected DFT optimized structures were reused as templates, with one metal substituted at a time. An xTB optimized geometry was used when a suitable DFT template was unavailable [12].</w:t>
      </w:r>
    </w:p>
    <w:p>
      <w:pPr>
        <w:widowControl/>
        <w:jc w:val="both"/>
      </w:pPr>
      <w:r>
        <w:rPr>
          <w:rFonts w:ascii="Cambria" w:hAnsi="Cambria" w:eastAsia="Cambria"/>
          <w:i w:val="0"/>
          <w:color w:val="000000"/>
          <w:sz w:val="22"/>
        </w:rPr>
        <w:t xml:space="preserve">The Atomic Simulation Environment (ASE) rows carry a custom total_charge value of +2. This value is database metadata. </w:t>
      </w:r>
      <w:del w:id="262" w:author="OpenAI Codex" w:date="2026-10-11T00:00:00Z">
        <w:r>
          <w:rPr>
            <w:rFonts w:ascii="Cambria" w:hAnsi="Cambria" w:eastAsia="Cambria"/>
            <w:i w:val="0"/>
            <w:color w:val="000000"/>
            <w:sz w:val="22"/>
          </w:rPr>
          <w:delText xml:space="preserve">The</w:delText>
        </w:r>
      </w:del>
      <w:ins w:id="263" w:author="OpenAI Codex" w:date="2026-10-11T00:00:00Z">
        <w:r>
          <w:rPr>
            <w:rFonts w:ascii="Cambria" w:hAnsi="Cambria" w:eastAsia="Cambria"/>
            <w:i w:val="0"/>
            <w:color w:val="000000"/>
            <w:sz w:val="22"/>
          </w:rPr>
          <w:t xml:space="preserve">Runtime charge must be established from GPAW inputs or outputs; the</w:t>
        </w:r>
      </w:ins>
      <w:r>
        <w:rPr>
          <w:rFonts w:ascii="Cambria" w:hAnsi="Cambria" w:eastAsia="Cambria"/>
          <w:i w:val="0"/>
          <w:color w:val="000000"/>
          <w:sz w:val="22"/>
        </w:rPr>
        <w:t xml:space="preserve"> stored </w:t>
      </w:r>
      <w:ins w:id="264" w:author="OpenAI Codex" w:date="2026-10-11T00:00:00Z">
        <w:r>
          <w:rPr>
            <w:rFonts w:ascii="Cambria" w:hAnsi="Cambria" w:eastAsia="Cambria"/>
            <w:i w:val="0"/>
            <w:color w:val="000000"/>
            <w:sz w:val="22"/>
          </w:rPr>
          <w:t xml:space="preserve">ASE </w:t>
        </w:r>
      </w:ins>
      <w:r>
        <w:rPr>
          <w:rFonts w:ascii="Cambria" w:hAnsi="Cambria" w:eastAsia="Cambria"/>
          <w:i w:val="0"/>
          <w:color w:val="000000"/>
          <w:sz w:val="22"/>
        </w:rPr>
        <w:t xml:space="preserve">rows </w:t>
      </w:r>
      <w:del w:id="265" w:author="OpenAI Codex" w:date="2026-10-11T00:00:00Z">
        <w:r>
          <w:rPr>
            <w:rFonts w:ascii="Cambria" w:hAnsi="Cambria" w:eastAsia="Cambria"/>
            <w:i w:val="0"/>
            <w:color w:val="000000"/>
            <w:sz w:val="22"/>
          </w:rPr>
          <w:delText xml:space="preserve">do</w:delText>
        </w:r>
      </w:del>
      <w:ins w:id="266" w:author="OpenAI Codex" w:date="2026-10-11T00:00:00Z">
        <w:r>
          <w:rPr>
            <w:rFonts w:ascii="Cambria" w:hAnsi="Cambria" w:eastAsia="Cambria"/>
            <w:i w:val="0"/>
            <w:color w:val="000000"/>
            <w:sz w:val="22"/>
          </w:rPr>
          <w:t xml:space="preserve">contain</w:t>
        </w:r>
      </w:ins>
      <w:r>
        <w:rPr>
          <w:rFonts w:ascii="Cambria" w:hAnsi="Cambria" w:eastAsia="Cambria"/>
          <w:i w:val="0"/>
          <w:color w:val="000000"/>
          <w:sz w:val="22"/>
        </w:rPr>
        <w:t xml:space="preserve"> </w:t>
      </w:r>
      <w:del w:id="267" w:author="OpenAI Codex" w:date="2026-10-11T00:00:00Z">
        <w:r>
          <w:rPr>
            <w:rFonts w:ascii="Cambria" w:hAnsi="Cambria" w:eastAsia="Cambria"/>
            <w:i w:val="0"/>
            <w:color w:val="000000"/>
            <w:sz w:val="22"/>
          </w:rPr>
          <w:delText xml:space="preserve">not</w:delText>
        </w:r>
      </w:del>
      <w:ins w:id="268" w:author="OpenAI Codex" w:date="2026-10-11T00:00:00Z">
        <w:r>
          <w:rPr>
            <w:rFonts w:ascii="Cambria" w:hAnsi="Cambria" w:eastAsia="Cambria"/>
            <w:i w:val="0"/>
            <w:color w:val="000000"/>
            <w:sz w:val="22"/>
          </w:rPr>
          <w:t xml:space="preserve">neither</w:t>
        </w:r>
      </w:ins>
      <w:r>
        <w:rPr>
          <w:rFonts w:ascii="Cambria" w:hAnsi="Cambria" w:eastAsia="Cambria"/>
          <w:i w:val="0"/>
          <w:color w:val="000000"/>
          <w:sz w:val="22"/>
        </w:rPr>
        <w:t xml:space="preserve"> </w:t>
      </w:r>
      <w:del w:id="269" w:author="OpenAI Codex" w:date="2026-10-11T00:00:00Z">
        <w:r>
          <w:rPr>
            <w:rFonts w:ascii="Cambria" w:hAnsi="Cambria" w:eastAsia="Cambria"/>
            <w:i w:val="0"/>
            <w:color w:val="000000"/>
            <w:sz w:val="22"/>
          </w:rPr>
          <w:delText xml:space="preserve">include</w:delText>
        </w:r>
      </w:del>
      <w:ins w:id="270" w:author="OpenAI Codex" w:date="2026-10-11T00:00:00Z">
        <w:r>
          <w:rPr>
            <w:rFonts w:ascii="Cambria" w:hAnsi="Cambria" w:eastAsia="Cambria"/>
            <w:i w:val="0"/>
            <w:color w:val="000000"/>
            <w:sz w:val="22"/>
          </w:rPr>
          <w:t xml:space="preserve">those</w:t>
        </w:r>
      </w:ins>
      <w:r>
        <w:rPr>
          <w:rFonts w:ascii="Cambria" w:hAnsi="Cambria" w:eastAsia="Cambria"/>
          <w:i w:val="0"/>
          <w:color w:val="000000"/>
          <w:sz w:val="22"/>
        </w:rPr>
        <w:t xml:space="preserve"> </w:t>
      </w:r>
      <w:del w:id="271" w:author="OpenAI Codex" w:date="2026-10-11T00:00:00Z">
        <w:r>
          <w:rPr>
            <w:rFonts w:ascii="Cambria" w:hAnsi="Cambria" w:eastAsia="Cambria"/>
            <w:i w:val="0"/>
            <w:color w:val="000000"/>
            <w:sz w:val="22"/>
          </w:rPr>
          <w:delText xml:space="preserve">GPAW</w:delText>
        </w:r>
      </w:del>
      <w:ins w:id="272" w:author="OpenAI Codex" w:date="2026-10-11T00:00:00Z">
        <w:r>
          <w:rPr>
            <w:rFonts w:ascii="Cambria" w:hAnsi="Cambria" w:eastAsia="Cambria"/>
            <w:i w:val="0"/>
            <w:color w:val="000000"/>
            <w:sz w:val="22"/>
          </w:rPr>
          <w:t xml:space="preserve">inputs nor</w:t>
        </w:r>
      </w:ins>
      <w:r>
        <w:rPr>
          <w:rFonts w:ascii="Cambria" w:hAnsi="Cambria" w:eastAsia="Cambria"/>
          <w:i w:val="0"/>
          <w:color w:val="000000"/>
          <w:sz w:val="22"/>
        </w:rPr>
        <w:t xml:space="preserve"> calculator </w:t>
      </w:r>
      <w:del w:id="273" w:author="OpenAI Codex" w:date="2026-10-11T00:00:00Z">
        <w:r>
          <w:rPr>
            <w:rFonts w:ascii="Cambria" w:hAnsi="Cambria" w:eastAsia="Cambria"/>
            <w:i w:val="0"/>
            <w:color w:val="000000"/>
            <w:sz w:val="22"/>
          </w:rPr>
          <w:delText xml:space="preserve">parameters or the original run inputs, so the metadata alone does not verify the charge passed to GPAW.</w:delText>
        </w:r>
      </w:del>
      <w:ins w:id="274" w:author="OpenAI Codex" w:date="2026-10-11T00:00:00Z">
        <w:r>
          <w:rPr>
            <w:rFonts w:ascii="Cambria" w:hAnsi="Cambria" w:eastAsia="Cambria"/>
            <w:i w:val="0"/>
            <w:color w:val="000000"/>
            <w:sz w:val="22"/>
          </w:rPr>
          <w:t xml:space="preserve">parameters.</w:t>
        </w:r>
      </w:ins>
      <w:r>
        <w:rPr>
          <w:rFonts w:ascii="Cambria" w:hAnsi="Cambria" w:eastAsia="Cambria"/>
          <w:i w:val="0"/>
          <w:color w:val="000000"/>
          <w:sz w:val="22"/>
        </w:rPr>
        <w:t xml:space="preserve"> We therefore report </w:t>
      </w:r>
      <w:ins w:id="275" w:author="OpenAI Codex" w:date="2026-10-11T00:00:00Z">
        <w:r>
          <w:rPr>
            <w:rFonts w:ascii="Cambria" w:hAnsi="Cambria" w:eastAsia="Cambria"/>
            <w:i w:val="0"/>
            <w:color w:val="000000"/>
            <w:sz w:val="22"/>
          </w:rPr>
          <w:t xml:space="preserve">+2 only as </w:t>
        </w:r>
      </w:ins>
      <w:r>
        <w:rPr>
          <w:rFonts w:ascii="Cambria" w:hAnsi="Cambria" w:eastAsia="Cambria"/>
          <w:i w:val="0"/>
          <w:color w:val="000000"/>
          <w:sz w:val="22"/>
        </w:rPr>
        <w:t xml:space="preserve">the database </w:t>
      </w:r>
      <w:del w:id="276" w:author="OpenAI Codex" w:date="2026-10-11T00:00:00Z">
        <w:r>
          <w:rPr>
            <w:rFonts w:ascii="Cambria" w:hAnsi="Cambria" w:eastAsia="Cambria"/>
            <w:i w:val="0"/>
            <w:color w:val="000000"/>
            <w:sz w:val="22"/>
          </w:rPr>
          <w:delText xml:space="preserve">label without treating it as an independently audited calculation setting.</w:delText>
        </w:r>
      </w:del>
      <w:ins w:id="277" w:author="OpenAI Codex" w:date="2026-10-11T00:00:00Z">
        <w:r>
          <w:rPr>
            <w:rFonts w:ascii="Cambria" w:hAnsi="Cambria" w:eastAsia="Cambria"/>
            <w:i w:val="0"/>
            <w:color w:val="000000"/>
            <w:sz w:val="22"/>
          </w:rPr>
          <w:t xml:space="preserve">label.</w:t>
        </w:r>
      </w:ins>
    </w:p>
    <w:p>
      <w:pPr>
        <w:pStyle w:val="Heading2"/>
        <w:keepNext/>
        <w:jc w:val="left"/>
      </w:pPr>
      <w:r>
        <w:rPr>
          <w:rFonts w:ascii="Cambria" w:hAnsi="Cambria" w:eastAsia="Cambria"/>
          <w:b/>
          <w:color w:val="000000"/>
          <w:sz w:val="22"/>
        </w:rPr>
        <w:t>2.2. Density functional theory calculations</w:t>
      </w:r>
    </w:p>
    <w:p>
      <w:pPr>
        <w:widowControl/>
        <w:jc w:val="both"/>
      </w:pPr>
      <w:r>
        <w:rPr>
          <w:rFonts w:ascii="Cambria" w:hAnsi="Cambria" w:eastAsia="Cambria"/>
          <w:i w:val="0"/>
          <w:color w:val="000000"/>
          <w:sz w:val="22"/>
        </w:rPr>
        <w:t xml:space="preserve">We performed spin polarized DFT calculations with the GPAW and ASE framework [13,14]. The calculations used the projector augmented wave method, the revised Perdew–Burke–Ernzerhof functional, and the D4 dispersion correction [15]. A plane wave basis with a 550 eV kinetic energy cutoff and a real space grid spacing of 0.16 Å were used. Molecules were placed in isolated cells with 6.00 Å vacuum and Γ point sampling. </w:t>
      </w:r>
      <w:del w:id="278" w:author="OpenAI Codex" w:date="2026-10-11T00:00:00Z">
        <w:r>
          <w:rPr>
            <w:rFonts w:ascii="Cambria" w:hAnsi="Cambria" w:eastAsia="Cambria"/>
            <w:i w:val="0"/>
            <w:color w:val="000000"/>
            <w:sz w:val="22"/>
          </w:rPr>
          <w:delText xml:space="preserve">Atomic</w:delText>
        </w:r>
      </w:del>
      <w:ins w:id="279" w:author="OpenAI Codex" w:date="2026-10-11T00:00:00Z">
        <w:r>
          <w:rPr>
            <w:rFonts w:ascii="Cambria" w:hAnsi="Cambria" w:eastAsia="Cambria"/>
            <w:i w:val="0"/>
            <w:color w:val="000000"/>
            <w:sz w:val="22"/>
          </w:rPr>
          <w:t xml:space="preserve">We relaxed the atomic</w:t>
        </w:r>
      </w:ins>
      <w:r>
        <w:rPr>
          <w:rFonts w:ascii="Cambria" w:hAnsi="Cambria" w:eastAsia="Cambria"/>
          <w:i w:val="0"/>
          <w:color w:val="000000"/>
          <w:sz w:val="22"/>
        </w:rPr>
        <w:t xml:space="preserve"> positions </w:t>
      </w:r>
      <w:del w:id="280" w:author="OpenAI Codex" w:date="2026-10-11T00:00:00Z">
        <w:r>
          <w:rPr>
            <w:rFonts w:ascii="Cambria" w:hAnsi="Cambria" w:eastAsia="Cambria"/>
            <w:i w:val="0"/>
            <w:color w:val="000000"/>
            <w:sz w:val="22"/>
          </w:rPr>
          <w:delText xml:space="preserve">were</w:delText>
        </w:r>
      </w:del>
      <w:ins w:id="281" w:author="OpenAI Codex" w:date="2026-10-11T00:00:00Z">
        <w:r>
          <w:rPr>
            <w:rFonts w:ascii="Cambria" w:hAnsi="Cambria" w:eastAsia="Cambria"/>
            <w:i w:val="0"/>
            <w:color w:val="000000"/>
            <w:sz w:val="22"/>
          </w:rPr>
          <w:t xml:space="preserve">and</w:t>
        </w:r>
      </w:ins>
      <w:r>
        <w:rPr>
          <w:rFonts w:ascii="Cambria" w:hAnsi="Cambria" w:eastAsia="Cambria"/>
          <w:i w:val="0"/>
          <w:color w:val="000000"/>
          <w:sz w:val="22"/>
        </w:rPr>
        <w:t xml:space="preserve"> </w:t>
      </w:r>
      <w:del w:id="282" w:author="OpenAI Codex" w:date="2026-10-11T00:00:00Z">
        <w:r>
          <w:rPr>
            <w:rFonts w:ascii="Cambria" w:hAnsi="Cambria" w:eastAsia="Cambria"/>
            <w:i w:val="0"/>
            <w:color w:val="000000"/>
            <w:sz w:val="22"/>
          </w:rPr>
          <w:delText xml:space="preserve">relaxed</w:delText>
        </w:r>
      </w:del>
      <w:ins w:id="283" w:author="OpenAI Codex" w:date="2026-10-11T00:00:00Z">
        <w:r>
          <w:rPr>
            <w:rFonts w:ascii="Cambria" w:hAnsi="Cambria" w:eastAsia="Cambria"/>
            <w:i w:val="0"/>
            <w:color w:val="000000"/>
            <w:sz w:val="22"/>
          </w:rPr>
          <w:t xml:space="preserve">converged</w:t>
        </w:r>
      </w:ins>
      <w:r>
        <w:rPr>
          <w:rFonts w:ascii="Cambria" w:hAnsi="Cambria" w:eastAsia="Cambria"/>
          <w:i w:val="0"/>
          <w:color w:val="000000"/>
          <w:sz w:val="22"/>
        </w:rPr>
        <w:t xml:space="preserve"> </w:t>
      </w:r>
      <w:del w:id="284" w:author="OpenAI Codex" w:date="2026-10-11T00:00:00Z">
        <w:r>
          <w:rPr>
            <w:rFonts w:ascii="Cambria" w:hAnsi="Cambria" w:eastAsia="Cambria"/>
            <w:i w:val="0"/>
            <w:color w:val="000000"/>
            <w:sz w:val="22"/>
          </w:rPr>
          <w:delText xml:space="preserve">to</w:delText>
        </w:r>
      </w:del>
      <w:ins w:id="285" w:author="OpenAI Codex" w:date="2026-10-11T00:00:00Z">
        <w:r>
          <w:rPr>
            <w:rFonts w:ascii="Cambria" w:hAnsi="Cambria" w:eastAsia="Cambria"/>
            <w:i w:val="0"/>
            <w:color w:val="000000"/>
            <w:sz w:val="22"/>
          </w:rPr>
          <w:t xml:space="preserve">the electronic density</w:t>
        </w:r>
      </w:ins>
      <w:r>
        <w:rPr>
          <w:rFonts w:ascii="Cambria" w:hAnsi="Cambria" w:eastAsia="Cambria"/>
          <w:i w:val="0"/>
          <w:color w:val="000000"/>
          <w:sz w:val="22"/>
        </w:rPr>
        <w:t xml:space="preserve"> self </w:t>
      </w:r>
      <w:del w:id="286" w:author="OpenAI Codex" w:date="2026-10-11T00:00:00Z">
        <w:r>
          <w:rPr>
            <w:rFonts w:ascii="Cambria" w:hAnsi="Cambria" w:eastAsia="Cambria"/>
            <w:i w:val="0"/>
            <w:color w:val="000000"/>
            <w:sz w:val="22"/>
          </w:rPr>
          <w:delText xml:space="preserve">consistency.</w:delText>
        </w:r>
      </w:del>
      <w:ins w:id="287" w:author="OpenAI Codex" w:date="2026-10-11T00:00:00Z">
        <w:r>
          <w:rPr>
            <w:rFonts w:ascii="Cambria" w:hAnsi="Cambria" w:eastAsia="Cambria"/>
            <w:i w:val="0"/>
            <w:color w:val="000000"/>
            <w:sz w:val="22"/>
          </w:rPr>
          <w:t xml:space="preserve">consistently. Force and electronic convergence thresholds were absent from the supplied report.</w:t>
        </w:r>
      </w:ins>
      <w:r>
        <w:rPr>
          <w:rFonts w:ascii="Cambria" w:hAnsi="Cambria" w:eastAsia="Cambria"/>
          <w:i w:val="0"/>
          <w:color w:val="000000"/>
          <w:sz w:val="22"/>
        </w:rPr>
        <w:t xml:space="preserve"> Gas phase H₂ and H₂O reference molecules were calculated with the same settings. The calculation report describes this setup as following the GPAW methodology used for related molecular catalysts [6].</w:t>
      </w:r>
    </w:p>
    <w:p>
      <w:pPr>
        <w:pStyle w:val="Heading2"/>
        <w:keepNext/>
        <w:jc w:val="left"/>
      </w:pPr>
      <w:r>
        <w:rPr>
          <w:rFonts w:ascii="Cambria" w:hAnsi="Cambria" w:eastAsia="Cambria"/>
          <w:b/>
          <w:color w:val="000000"/>
          <w:sz w:val="22"/>
        </w:rPr>
        <w:t>2.3. Adsorption structures and database matching</w:t>
      </w:r>
    </w:p>
    <w:p>
      <w:pPr>
        <w:widowControl/>
        <w:jc w:val="both"/>
      </w:pPr>
      <w:r>
        <w:rPr>
          <w:rFonts w:ascii="Cambria" w:hAnsi="Cambria" w:eastAsia="Cambria"/>
          <w:i w:val="0"/>
          <w:color w:val="000000"/>
          <w:sz w:val="22"/>
        </w:rPr>
        <w:t>We optimized O, OH, and OOH on each available metal atom. Two initial OOH geometries, OOH-x and OOH-z, were tested. We joined records by the exact pair (catalyst name, adsorption site label), selected the lower total energy OOH orientation separately for each pair, and retained its orientation label. A pathway was accepted only when its reconstructed values agreed with the corresponding raw database records within 10⁻⁸ eV. The observation unit throughout the analysis was one catalyst and one adsorption site combination.</w:t>
      </w:r>
    </w:p>
    <w:p>
      <w:pPr>
        <w:widowControl/>
        <w:jc w:val="both"/>
      </w:pPr>
      <w:r>
        <w:rPr>
          <w:rFonts w:ascii="Cambria" w:hAnsi="Cambria" w:eastAsia="Cambria"/>
          <w:i w:val="0"/>
          <w:color w:val="000000"/>
          <w:sz w:val="22"/>
        </w:rPr>
        <w:t xml:space="preserve">We </w:t>
      </w:r>
      <w:del w:id="288" w:author="OpenAI Codex" w:date="2026-10-11T00:00:00Z">
        <w:r>
          <w:rPr>
            <w:rFonts w:ascii="Cambria" w:hAnsi="Cambria" w:eastAsia="Cambria"/>
            <w:i w:val="0"/>
            <w:color w:val="000000"/>
            <w:sz w:val="22"/>
          </w:rPr>
          <w:delText xml:space="preserve">calculated</w:delText>
        </w:r>
      </w:del>
      <w:ins w:id="289" w:author="OpenAI Codex" w:date="2026-10-11T00:00:00Z">
        <w:r>
          <w:rPr>
            <w:rFonts w:ascii="Cambria" w:hAnsi="Cambria" w:eastAsia="Cambria"/>
            <w:i w:val="0"/>
            <w:color w:val="000000"/>
            <w:sz w:val="22"/>
          </w:rPr>
          <w:t xml:space="preserve">derived the</w:t>
        </w:r>
      </w:ins>
      <w:r>
        <w:rPr>
          <w:rFonts w:ascii="Cambria" w:hAnsi="Cambria" w:eastAsia="Cambria"/>
          <w:i w:val="0"/>
          <w:color w:val="000000"/>
          <w:sz w:val="22"/>
        </w:rPr>
        <w:t xml:space="preserve"> adsorption </w:t>
      </w:r>
      <w:ins w:id="290" w:author="OpenAI Codex" w:date="2026-10-11T00:00:00Z">
        <w:r>
          <w:rPr>
            <w:rFonts w:ascii="Cambria" w:hAnsi="Cambria" w:eastAsia="Cambria"/>
            <w:i w:val="0"/>
            <w:color w:val="000000"/>
            <w:sz w:val="22"/>
          </w:rPr>
          <w:t xml:space="preserve">quantities from total </w:t>
        </w:r>
      </w:ins>
      <w:r>
        <w:rPr>
          <w:rFonts w:ascii="Cambria" w:hAnsi="Cambria" w:eastAsia="Cambria"/>
          <w:i w:val="0"/>
          <w:color w:val="000000"/>
          <w:sz w:val="22"/>
        </w:rPr>
        <w:t xml:space="preserve">energies </w:t>
      </w:r>
      <w:del w:id="291" w:author="OpenAI Codex" w:date="2026-10-11T00:00:00Z">
        <w:r>
          <w:rPr>
            <w:rFonts w:ascii="Cambria" w:hAnsi="Cambria" w:eastAsia="Cambria"/>
            <w:i w:val="0"/>
            <w:color w:val="000000"/>
            <w:sz w:val="22"/>
          </w:rPr>
          <w:delText xml:space="preserve">from</w:delText>
        </w:r>
      </w:del>
      <w:ins w:id="292" w:author="OpenAI Codex" w:date="2026-10-11T00:00:00Z">
        <w:r>
          <w:rPr>
            <w:rFonts w:ascii="Cambria" w:hAnsi="Cambria" w:eastAsia="Cambria"/>
            <w:i w:val="0"/>
            <w:color w:val="000000"/>
            <w:sz w:val="22"/>
          </w:rPr>
          <w:t xml:space="preserve">of</w:t>
        </w:r>
      </w:ins>
      <w:r>
        <w:rPr>
          <w:rFonts w:ascii="Cambria" w:hAnsi="Cambria" w:eastAsia="Cambria"/>
          <w:i w:val="0"/>
          <w:color w:val="000000"/>
          <w:sz w:val="22"/>
        </w:rPr>
        <w:t xml:space="preserve"> the clean catalyst, adsorbed structures, and gas phase references </w:t>
      </w:r>
      <w:del w:id="293" w:author="OpenAI Codex" w:date="2026-10-11T00:00:00Z">
        <w:r>
          <w:rPr>
            <w:rFonts w:ascii="Cambria" w:hAnsi="Cambria" w:eastAsia="Cambria"/>
            <w:i w:val="0"/>
            <w:color w:val="000000"/>
            <w:sz w:val="22"/>
          </w:rPr>
          <w:delText xml:space="preserve">as</w:delText>
        </w:r>
      </w:del>
      <w:ins w:id="294" w:author="OpenAI Codex" w:date="2026-10-11T00:00:00Z">
        <w:r>
          <w:rPr>
            <w:rFonts w:ascii="Cambria" w:hAnsi="Cambria" w:eastAsia="Cambria"/>
            <w:i w:val="0"/>
            <w:color w:val="000000"/>
            <w:sz w:val="22"/>
          </w:rPr>
          <w:t xml:space="preserve">using</w:t>
        </w:r>
      </w:ins>
      <w:r>
        <w:rPr>
          <w:rFonts w:ascii="Cambria" w:hAnsi="Cambria" w:eastAsia="Cambria"/>
          <w:i w:val="0"/>
          <w:color w:val="000000"/>
          <w:sz w:val="22"/>
        </w:rPr>
        <w:t xml:space="preserve"> </w:t>
      </w:r>
      <w:del w:id="295" w:author="OpenAI Codex" w:date="2026-10-11T00:00:00Z">
        <w:r>
          <w:rPr>
            <w:rFonts w:ascii="Cambria" w:hAnsi="Cambria" w:eastAsia="Cambria"/>
            <w:i w:val="0"/>
            <w:color w:val="000000"/>
            <w:sz w:val="22"/>
          </w:rPr>
          <w:delText xml:space="preserve">follows:</w:delText>
        </w:r>
      </w:del>
      <w:ins w:id="296" w:author="OpenAI Codex" w:date="2026-10-11T00:00:00Z">
        <w:r>
          <w:rPr>
            <w:rFonts w:ascii="Cambria" w:hAnsi="Cambria" w:eastAsia="Cambria"/>
            <w:i w:val="0"/>
            <w:color w:val="000000"/>
            <w:sz w:val="22"/>
          </w:rPr>
          <w:t xml:space="preserve">Eqs. (1)–(3). The analysis applies fixed reference and thermochemical offsets and verifies that the resulting values match the clean database fields labeled E_ads. The same stored quantities enter the scaling fits, filters, and CHE analysis. The supplied database labels leave a separate uncorrected energy series unverified.</w:t>
        </w:r>
      </w:ins>
    </w:p>
    <w:p>
      <w:pPr>
        <w:tabs>
          <w:tab w:pos="9524" w:val="right"/>
        </w:tabs>
        <w:spacing w:before="60" w:after="120"/>
        <w:jc w:val="left"/>
      </w:pPr>
      <m:oMathPara>
        <m:oMath>
          <m:r>
            <m:rPr>
              <m:sty m:val="p"/>
            </m:rPr>
            <m:t xml:space="preserve">ΔE_OH = E_*OH + ½ E_H₂ − E_* − E_H₂O</m:t>
          </m:r>
        </m:oMath>
      </m:oMathPara>
      <w:r>
        <w:rPr>
          <w:rFonts w:ascii="Cambria" w:hAnsi="Cambria" w:eastAsia="Cambria"/>
          <w:color w:val="000000"/>
          <w:sz w:val="20"/>
        </w:rPr>
        <w:tab/>
        <w:t>(1)</w:t>
      </w:r>
    </w:p>
    <w:p>
      <w:pPr>
        <w:tabs>
          <w:tab w:pos="9524" w:val="right"/>
        </w:tabs>
        <w:spacing w:before="60" w:after="120"/>
        <w:jc w:val="left"/>
      </w:pPr>
      <m:oMathPara>
        <m:oMath>
          <m:r>
            <m:rPr>
              <m:sty m:val="p"/>
            </m:rPr>
            <m:t xml:space="preserve">ΔE_O = E_*O + E_H₂ − E_* − E_H₂O</m:t>
          </m:r>
        </m:oMath>
      </m:oMathPara>
      <w:r>
        <w:rPr>
          <w:rFonts w:ascii="Cambria" w:hAnsi="Cambria" w:eastAsia="Cambria"/>
          <w:color w:val="000000"/>
          <w:sz w:val="20"/>
        </w:rPr>
        <w:tab/>
        <w:t>(2)</w:t>
      </w:r>
    </w:p>
    <w:p>
      <w:pPr>
        <w:tabs>
          <w:tab w:pos="9524" w:val="right"/>
        </w:tabs>
        <w:spacing w:before="60" w:after="120"/>
        <w:jc w:val="left"/>
      </w:pPr>
      <m:oMathPara>
        <m:oMath>
          <m:r>
            <m:rPr>
              <m:sty m:val="p"/>
            </m:rPr>
            <m:t xml:space="preserve">ΔE_OOH = E_*OOH + 3⁄2 E_H₂ − E_* − 2E_H₂O</m:t>
          </m:r>
        </m:oMath>
      </m:oMathPara>
      <w:r>
        <w:rPr>
          <w:rFonts w:ascii="Cambria" w:hAnsi="Cambria" w:eastAsia="Cambria"/>
          <w:color w:val="000000"/>
          <w:sz w:val="20"/>
        </w:rPr>
        <w:tab/>
        <w:t>(3)</w:t>
      </w:r>
    </w:p>
    <w:p>
      <w:pPr>
        <w:pStyle w:val="Heading2"/>
        <w:keepNext/>
        <w:jc w:val="left"/>
      </w:pPr>
      <w:r>
        <w:rPr>
          <w:rFonts w:ascii="Cambria" w:hAnsi="Cambria" w:eastAsia="Cambria"/>
          <w:b/>
          <w:color w:val="000000"/>
          <w:sz w:val="22"/>
        </w:rPr>
        <w:t>2.4. Adsorption free energies and ORR thermodynamics</w:t>
      </w:r>
    </w:p>
    <w:p>
      <w:pPr>
        <w:widowControl/>
        <w:jc w:val="both"/>
      </w:pPr>
      <w:del w:id="297" w:author="OpenAI Codex" w:date="2026-10-11T00:00:00Z">
        <w:r>
          <w:rPr>
            <w:rFonts w:ascii="Cambria" w:hAnsi="Cambria" w:eastAsia="Cambria"/>
            <w:i w:val="0"/>
            <w:color w:val="000000"/>
            <w:sz w:val="22"/>
          </w:rPr>
          <w:delText xml:space="preserve">Adsorption</w:delText>
        </w:r>
      </w:del>
      <w:ins w:id="298" w:author="OpenAI Codex" w:date="2026-10-11T00:00:00Z">
        <w:r>
          <w:rPr>
            <w:rFonts w:ascii="Cambria" w:hAnsi="Cambria" w:eastAsia="Cambria"/>
            <w:i w:val="0"/>
            <w:color w:val="000000"/>
            <w:sz w:val="22"/>
          </w:rPr>
          <w:t xml:space="preserve">We obtained adsorption</w:t>
        </w:r>
      </w:ins>
      <w:r>
        <w:rPr>
          <w:rFonts w:ascii="Cambria" w:hAnsi="Cambria" w:eastAsia="Cambria"/>
          <w:i w:val="0"/>
          <w:color w:val="000000"/>
          <w:sz w:val="22"/>
        </w:rPr>
        <w:t xml:space="preserve"> free energies</w:t>
      </w:r>
      <w:del w:id="299" w:author="OpenAI Codex" w:date="2026-10-11T00:00:00Z">
        <w:r>
          <w:rPr>
            <w:rFonts w:ascii="Cambria" w:hAnsi="Cambria" w:eastAsia="Cambria"/>
            <w:i w:val="0"/>
            <w:color w:val="000000"/>
            <w:sz w:val="22"/>
          </w:rPr>
          <w:delText xml:space="preserve"> were obtained</w:delText>
        </w:r>
      </w:del>
      <w:r>
        <w:rPr>
          <w:rFonts w:ascii="Cambria" w:hAnsi="Cambria" w:eastAsia="Cambria"/>
          <w:i w:val="0"/>
          <w:color w:val="000000"/>
          <w:sz w:val="22"/>
        </w:rPr>
        <w:t xml:space="preserve"> by adding zero point energy and entropic terms to </w:t>
      </w:r>
      <w:del w:id="300" w:author="OpenAI Codex" w:date="2026-10-11T00:00:00Z">
        <w:r>
          <w:rPr>
            <w:rFonts w:ascii="Cambria" w:hAnsi="Cambria" w:eastAsia="Cambria"/>
            <w:i w:val="0"/>
            <w:color w:val="000000"/>
            <w:sz w:val="22"/>
          </w:rPr>
          <w:delText xml:space="preserve">the </w:delText>
        </w:r>
      </w:del>
      <w:r>
        <w:rPr>
          <w:rFonts w:ascii="Cambria" w:hAnsi="Cambria" w:eastAsia="Cambria"/>
          <w:i w:val="0"/>
          <w:color w:val="000000"/>
          <w:sz w:val="22"/>
        </w:rPr>
        <w:t xml:space="preserve">adsorption </w:t>
      </w:r>
      <w:del w:id="301" w:author="OpenAI Codex" w:date="2026-10-11T00:00:00Z">
        <w:r>
          <w:rPr>
            <w:rFonts w:ascii="Cambria" w:hAnsi="Cambria" w:eastAsia="Cambria"/>
            <w:i w:val="0"/>
            <w:color w:val="000000"/>
            <w:sz w:val="22"/>
          </w:rPr>
          <w:delText xml:space="preserve">energies.</w:delText>
        </w:r>
      </w:del>
      <w:ins w:id="302" w:author="OpenAI Codex" w:date="2026-10-11T00:00:00Z">
        <w:r>
          <w:rPr>
            <w:rFonts w:ascii="Cambria" w:hAnsi="Cambria" w:eastAsia="Cambria"/>
            <w:i w:val="0"/>
            <w:color w:val="000000"/>
            <w:sz w:val="22"/>
          </w:rPr>
          <w:t xml:space="preserve">energies according to Eq. (4).</w:t>
        </w:r>
      </w:ins>
      <w:r>
        <w:rPr>
          <w:rFonts w:ascii="Cambria" w:hAnsi="Cambria" w:eastAsia="Cambria"/>
          <w:i w:val="0"/>
          <w:color w:val="000000"/>
          <w:sz w:val="22"/>
        </w:rPr>
        <w:t xml:space="preserve"> The calculation report gives constant corrections of 0.30 eV for OH, 0.07 eV for O, and 0.39 eV for OOH, with reference corrections of −0.14 eV for H₂ and −0.11 eV for H₂O. The computational hydrogen electrode (CHE) treatment represents the chemical potential of a proton and electron pair as one half of the chemical potential of H₂ at zero potential [4].</w:t>
      </w:r>
    </w:p>
    <w:p>
      <w:pPr>
        <w:widowControl/>
        <w:jc w:val="both"/>
      </w:pPr>
      <w:r>
        <w:rPr>
          <w:rFonts w:ascii="Cambria" w:hAnsi="Cambria" w:eastAsia="Cambria"/>
          <w:i w:val="0"/>
          <w:color w:val="000000"/>
          <w:sz w:val="22"/>
        </w:rPr>
        <w:t xml:space="preserve">For the associative four electron ORR pathway, </w:t>
      </w:r>
      <w:del w:id="303" w:author="OpenAI Codex" w:date="2026-10-11T00:00:00Z">
        <w:r>
          <w:rPr>
            <w:rFonts w:ascii="Cambria" w:hAnsi="Cambria" w:eastAsia="Cambria"/>
            <w:i w:val="0"/>
            <w:color w:val="000000"/>
            <w:sz w:val="22"/>
          </w:rPr>
          <w:delText xml:space="preserve">the</w:delText>
        </w:r>
      </w:del>
      <w:ins w:id="304" w:author="OpenAI Codex" w:date="2026-10-11T00:00:00Z">
        <w:r>
          <w:rPr>
            <w:rFonts w:ascii="Cambria" w:hAnsi="Cambria" w:eastAsia="Cambria"/>
            <w:i w:val="0"/>
            <w:color w:val="000000"/>
            <w:sz w:val="22"/>
          </w:rPr>
          <w:t xml:space="preserve">Eq.</w:t>
        </w:r>
      </w:ins>
      <w:r>
        <w:rPr>
          <w:rFonts w:ascii="Cambria" w:hAnsi="Cambria" w:eastAsia="Cambria"/>
          <w:i w:val="0"/>
          <w:color w:val="000000"/>
          <w:sz w:val="22"/>
        </w:rPr>
        <w:t xml:space="preserve"> </w:t>
      </w:r>
      <w:del w:id="305" w:author="OpenAI Codex" w:date="2026-10-11T00:00:00Z">
        <w:r>
          <w:rPr>
            <w:rFonts w:ascii="Cambria" w:hAnsi="Cambria" w:eastAsia="Cambria"/>
            <w:i w:val="0"/>
            <w:color w:val="000000"/>
            <w:sz w:val="22"/>
          </w:rPr>
          <w:delText xml:space="preserve">four</w:delText>
        </w:r>
      </w:del>
      <w:ins w:id="306" w:author="OpenAI Codex" w:date="2026-10-11T00:00:00Z">
        <w:r>
          <w:rPr>
            <w:rFonts w:ascii="Cambria" w:hAnsi="Cambria" w:eastAsia="Cambria"/>
            <w:i w:val="0"/>
            <w:color w:val="000000"/>
            <w:sz w:val="22"/>
          </w:rPr>
          <w:t xml:space="preserve">(5)</w:t>
        </w:r>
      </w:ins>
      <w:r>
        <w:rPr>
          <w:rFonts w:ascii="Cambria" w:hAnsi="Cambria" w:eastAsia="Cambria"/>
          <w:i w:val="0"/>
          <w:color w:val="000000"/>
          <w:sz w:val="22"/>
        </w:rPr>
        <w:t xml:space="preserve"> </w:t>
      </w:r>
      <w:del w:id="307" w:author="OpenAI Codex" w:date="2026-10-11T00:00:00Z">
        <w:r>
          <w:rPr>
            <w:rFonts w:ascii="Cambria" w:hAnsi="Cambria" w:eastAsia="Cambria"/>
            <w:i w:val="0"/>
            <w:color w:val="000000"/>
            <w:sz w:val="22"/>
          </w:rPr>
          <w:delText xml:space="preserve">step</w:delText>
        </w:r>
      </w:del>
      <w:ins w:id="308" w:author="OpenAI Codex" w:date="2026-10-11T00:00:00Z">
        <w:r>
          <w:rPr>
            <w:rFonts w:ascii="Cambria" w:hAnsi="Cambria" w:eastAsia="Cambria"/>
            <w:i w:val="0"/>
            <w:color w:val="000000"/>
            <w:sz w:val="22"/>
          </w:rPr>
          <w:t xml:space="preserve">converts each zero potential forward reduction</w:t>
        </w:r>
      </w:ins>
      <w:r>
        <w:rPr>
          <w:rFonts w:ascii="Cambria" w:hAnsi="Cambria" w:eastAsia="Cambria"/>
          <w:i w:val="0"/>
          <w:color w:val="000000"/>
          <w:sz w:val="22"/>
        </w:rPr>
        <w:t xml:space="preserve"> free energy </w:t>
      </w:r>
      <w:del w:id="309" w:author="OpenAI Codex" w:date="2026-10-11T00:00:00Z">
        <w:r>
          <w:rPr>
            <w:rFonts w:ascii="Cambria" w:hAnsi="Cambria" w:eastAsia="Cambria"/>
            <w:i w:val="0"/>
            <w:color w:val="000000"/>
            <w:sz w:val="22"/>
          </w:rPr>
          <w:delText xml:space="preserve">differences</w:delText>
        </w:r>
      </w:del>
      <w:ins w:id="310" w:author="OpenAI Codex" w:date="2026-10-11T00:00:00Z">
        <w:r>
          <w:rPr>
            <w:rFonts w:ascii="Cambria" w:hAnsi="Cambria" w:eastAsia="Cambria"/>
            <w:i w:val="0"/>
            <w:color w:val="000000"/>
            <w:sz w:val="22"/>
          </w:rPr>
          <w:t xml:space="preserve">change</w:t>
        </w:r>
      </w:ins>
      <w:r>
        <w:rPr>
          <w:rFonts w:ascii="Cambria" w:hAnsi="Cambria" w:eastAsia="Cambria"/>
          <w:i w:val="0"/>
          <w:color w:val="000000"/>
          <w:sz w:val="22"/>
        </w:rPr>
        <w:t xml:space="preserve"> </w:t>
      </w:r>
      <w:del w:id="311" w:author="OpenAI Codex" w:date="2026-10-11T00:00:00Z">
        <w:r>
          <w:rPr>
            <w:rFonts w:ascii="Cambria" w:hAnsi="Cambria" w:eastAsia="Cambria"/>
            <w:i w:val="0"/>
            <w:color w:val="000000"/>
            <w:sz w:val="22"/>
          </w:rPr>
          <w:delText xml:space="preserve">at</w:delText>
        </w:r>
      </w:del>
      <w:ins w:id="312" w:author="OpenAI Codex" w:date="2026-10-11T00:00:00Z">
        <w:r>
          <w:rPr>
            <w:rFonts w:ascii="Cambria" w:hAnsi="Cambria" w:eastAsia="Cambria"/>
            <w:i w:val="0"/>
            <w:color w:val="000000"/>
            <w:sz w:val="22"/>
          </w:rPr>
          <w:t xml:space="preserve">to</w:t>
        </w:r>
      </w:ins>
      <w:r>
        <w:rPr>
          <w:rFonts w:ascii="Cambria" w:hAnsi="Cambria" w:eastAsia="Cambria"/>
          <w:i w:val="0"/>
          <w:color w:val="000000"/>
          <w:sz w:val="22"/>
        </w:rPr>
        <w:t xml:space="preserve"> </w:t>
      </w:r>
      <w:del w:id="313" w:author="OpenAI Codex" w:date="2026-10-11T00:00:00Z">
        <w:r>
          <w:rPr>
            <w:rFonts w:ascii="Cambria" w:hAnsi="Cambria" w:eastAsia="Cambria"/>
            <w:i w:val="0"/>
            <w:color w:val="000000"/>
            <w:sz w:val="22"/>
          </w:rPr>
          <w:delText xml:space="preserve">zero</w:delText>
        </w:r>
      </w:del>
      <w:ins w:id="314" w:author="OpenAI Codex" w:date="2026-10-11T00:00:00Z">
        <w:r>
          <w:rPr>
            <w:rFonts w:ascii="Cambria" w:hAnsi="Cambria" w:eastAsia="Cambria"/>
            <w:i w:val="0"/>
            <w:color w:val="000000"/>
            <w:sz w:val="22"/>
          </w:rPr>
          <w:t xml:space="preserve">a</w:t>
        </w:r>
      </w:ins>
      <w:r>
        <w:rPr>
          <w:rFonts w:ascii="Cambria" w:hAnsi="Cambria" w:eastAsia="Cambria"/>
          <w:i w:val="0"/>
          <w:color w:val="000000"/>
          <w:sz w:val="22"/>
        </w:rPr>
        <w:t xml:space="preserve"> </w:t>
      </w:r>
      <w:del w:id="315" w:author="OpenAI Codex" w:date="2026-10-11T00:00:00Z">
        <w:r>
          <w:rPr>
            <w:rFonts w:ascii="Cambria" w:hAnsi="Cambria" w:eastAsia="Cambria"/>
            <w:i w:val="0"/>
            <w:color w:val="000000"/>
            <w:sz w:val="22"/>
          </w:rPr>
          <w:delText xml:space="preserve">applied</w:delText>
        </w:r>
      </w:del>
      <w:ins w:id="316" w:author="OpenAI Codex" w:date="2026-10-11T00:00:00Z">
        <w:r>
          <w:rPr>
            <w:rFonts w:ascii="Cambria" w:hAnsi="Cambria" w:eastAsia="Cambria"/>
            <w:i w:val="0"/>
            <w:color w:val="000000"/>
            <w:sz w:val="22"/>
          </w:rPr>
          <w:t xml:space="preserve">step reduction</w:t>
        </w:r>
      </w:ins>
      <w:r>
        <w:rPr>
          <w:rFonts w:ascii="Cambria" w:hAnsi="Cambria" w:eastAsia="Cambria"/>
          <w:i w:val="0"/>
          <w:color w:val="000000"/>
          <w:sz w:val="22"/>
        </w:rPr>
        <w:t xml:space="preserve"> potential </w:t>
      </w:r>
      <w:del w:id="317" w:author="OpenAI Codex" w:date="2026-10-11T00:00:00Z">
        <w:r>
          <w:rPr>
            <w:rFonts w:ascii="Cambria" w:hAnsi="Cambria" w:eastAsia="Cambria"/>
            <w:i w:val="0"/>
            <w:color w:val="000000"/>
            <w:sz w:val="22"/>
          </w:rPr>
          <w:delText xml:space="preserve">are</w:delText>
        </w:r>
      </w:del>
      <w:ins w:id="318" w:author="OpenAI Codex" w:date="2026-10-11T00:00:00Z">
        <w:r>
          <w:rPr>
            <w:rFonts w:ascii="Cambria" w:hAnsi="Cambria" w:eastAsia="Cambria"/>
            <w:i w:val="0"/>
            <w:color w:val="000000"/>
            <w:sz w:val="22"/>
          </w:rPr>
          <w:t xml:space="preserve">by</w:t>
        </w:r>
      </w:ins>
      <w:r>
        <w:rPr>
          <w:rFonts w:ascii="Cambria" w:hAnsi="Cambria" w:eastAsia="Cambria"/>
          <w:i w:val="0"/>
          <w:color w:val="000000"/>
          <w:sz w:val="22"/>
        </w:rPr>
        <w:t xml:space="preserve"> </w:t>
      </w:r>
      <w:del w:id="319" w:author="OpenAI Codex" w:date="2026-10-11T00:00:00Z">
        <w:r>
          <w:rPr>
            <w:rFonts w:ascii="Cambria" w:hAnsi="Cambria" w:eastAsia="Cambria"/>
            <w:i w:val="0"/>
            <w:color w:val="000000"/>
            <w:sz w:val="22"/>
          </w:rPr>
          <w:delText xml:space="preserve">defined</w:delText>
        </w:r>
      </w:del>
      <w:ins w:id="320" w:author="OpenAI Codex" w:date="2026-10-11T00:00:00Z">
        <w:r>
          <w:rPr>
            <w:rFonts w:ascii="Cambria" w:hAnsi="Cambria" w:eastAsia="Cambria"/>
            <w:i w:val="0"/>
            <w:color w:val="000000"/>
            <w:sz w:val="22"/>
          </w:rPr>
          <w:t xml:space="preserve">dividing</w:t>
        </w:r>
      </w:ins>
      <w:r>
        <w:rPr>
          <w:rFonts w:ascii="Cambria" w:hAnsi="Cambria" w:eastAsia="Cambria"/>
          <w:i w:val="0"/>
          <w:color w:val="000000"/>
          <w:sz w:val="22"/>
        </w:rPr>
        <w:t xml:space="preserve"> </w:t>
      </w:r>
      <w:del w:id="321" w:author="OpenAI Codex" w:date="2026-10-11T00:00:00Z">
        <w:r>
          <w:rPr>
            <w:rFonts w:ascii="Cambria" w:hAnsi="Cambria" w:eastAsia="Cambria"/>
            <w:i w:val="0"/>
            <w:color w:val="000000"/>
            <w:sz w:val="22"/>
          </w:rPr>
          <w:delText xml:space="preserve">below.</w:delText>
        </w:r>
      </w:del>
      <w:ins w:id="322" w:author="OpenAI Codex" w:date="2026-10-11T00:00:00Z">
        <w:r>
          <w:rPr>
            <w:rFonts w:ascii="Cambria" w:hAnsi="Cambria" w:eastAsia="Cambria"/>
            <w:i w:val="0"/>
            <w:color w:val="000000"/>
            <w:sz w:val="22"/>
          </w:rPr>
          <w:t xml:space="preserve">its negative by the elementary charge.</w:t>
        </w:r>
      </w:ins>
      <w:r>
        <w:rPr>
          <w:rFonts w:ascii="Cambria" w:hAnsi="Cambria" w:eastAsia="Cambria"/>
          <w:i w:val="0"/>
          <w:color w:val="000000"/>
          <w:sz w:val="22"/>
        </w:rPr>
        <w:t xml:space="preserve"> The limiting potential </w:t>
      </w:r>
      <w:ins w:id="323" w:author="OpenAI Codex" w:date="2026-10-11T00:00:00Z">
        <w:r>
          <w:rPr>
            <w:rFonts w:ascii="Cambria" w:hAnsi="Cambria" w:eastAsia="Cambria"/>
            <w:i w:val="0"/>
            <w:color w:val="000000"/>
            <w:sz w:val="22"/>
          </w:rPr>
          <w:t xml:space="preserve">in Eq. (6) </w:t>
        </w:r>
      </w:ins>
      <w:r>
        <w:rPr>
          <w:rFonts w:ascii="Cambria" w:hAnsi="Cambria" w:eastAsia="Cambria"/>
          <w:i w:val="0"/>
          <w:color w:val="000000"/>
          <w:sz w:val="22"/>
        </w:rPr>
        <w:t xml:space="preserve">is the </w:t>
      </w:r>
      <w:del w:id="324" w:author="OpenAI Codex" w:date="2026-10-11T00:00:00Z">
        <w:r>
          <w:rPr>
            <w:rFonts w:ascii="Cambria" w:hAnsi="Cambria" w:eastAsia="Cambria"/>
            <w:i w:val="0"/>
            <w:color w:val="000000"/>
            <w:sz w:val="22"/>
          </w:rPr>
          <w:delText xml:space="preserve">minimum</w:delText>
        </w:r>
      </w:del>
      <w:ins w:id="325" w:author="OpenAI Codex" w:date="2026-10-11T00:00:00Z">
        <w:r>
          <w:rPr>
            <w:rFonts w:ascii="Cambria" w:hAnsi="Cambria" w:eastAsia="Cambria"/>
            <w:i w:val="0"/>
            <w:color w:val="000000"/>
            <w:sz w:val="22"/>
          </w:rPr>
          <w:t xml:space="preserve">smallest</w:t>
        </w:r>
      </w:ins>
      <w:r>
        <w:rPr>
          <w:rFonts w:ascii="Cambria" w:hAnsi="Cambria" w:eastAsia="Cambria"/>
          <w:i w:val="0"/>
          <w:color w:val="000000"/>
          <w:sz w:val="22"/>
        </w:rPr>
        <w:t xml:space="preserve"> step potential, and the </w:t>
      </w:r>
      <w:del w:id="326" w:author="OpenAI Codex" w:date="2026-10-11T00:00:00Z">
        <w:r>
          <w:rPr>
            <w:rFonts w:ascii="Cambria" w:hAnsi="Cambria" w:eastAsia="Cambria"/>
            <w:i w:val="0"/>
            <w:color w:val="000000"/>
            <w:sz w:val="22"/>
          </w:rPr>
          <w:delText xml:space="preserve">calculated</w:delText>
        </w:r>
      </w:del>
      <w:ins w:id="327" w:author="OpenAI Codex" w:date="2026-10-11T00:00:00Z">
        <w:r>
          <w:rPr>
            <w:rFonts w:ascii="Cambria" w:hAnsi="Cambria" w:eastAsia="Cambria"/>
            <w:i w:val="0"/>
            <w:color w:val="000000"/>
            <w:sz w:val="22"/>
          </w:rPr>
          <w:t xml:space="preserve">overpotential</w:t>
        </w:r>
      </w:ins>
      <w:r>
        <w:rPr>
          <w:rFonts w:ascii="Cambria" w:hAnsi="Cambria" w:eastAsia="Cambria"/>
          <w:i w:val="0"/>
          <w:color w:val="000000"/>
          <w:sz w:val="22"/>
        </w:rPr>
        <w:t xml:space="preserve"> </w:t>
      </w:r>
      <w:del w:id="328" w:author="OpenAI Codex" w:date="2026-10-11T00:00:00Z">
        <w:r>
          <w:rPr>
            <w:rFonts w:ascii="Cambria" w:hAnsi="Cambria" w:eastAsia="Cambria"/>
            <w:i w:val="0"/>
            <w:color w:val="000000"/>
            <w:sz w:val="22"/>
          </w:rPr>
          <w:delText xml:space="preserve">overpotential</w:delText>
        </w:r>
      </w:del>
      <w:ins w:id="329" w:author="OpenAI Codex" w:date="2026-10-11T00:00:00Z">
        <w:r>
          <w:rPr>
            <w:rFonts w:ascii="Cambria" w:hAnsi="Cambria" w:eastAsia="Cambria"/>
            <w:i w:val="0"/>
            <w:color w:val="000000"/>
            <w:sz w:val="22"/>
          </w:rPr>
          <w:t xml:space="preserve">in Eq. (7)</w:t>
        </w:r>
      </w:ins>
      <w:r>
        <w:rPr>
          <w:rFonts w:ascii="Cambria" w:hAnsi="Cambria" w:eastAsia="Cambria"/>
          <w:i w:val="0"/>
          <w:color w:val="000000"/>
          <w:sz w:val="22"/>
        </w:rPr>
        <w:t xml:space="preserve"> is referenced to the equilibrium potential of 1.23 V.</w:t>
      </w:r>
    </w:p>
    <w:p>
      <w:pPr>
        <w:tabs>
          <w:tab w:pos="9524" w:val="right"/>
        </w:tabs>
        <w:spacing w:before="60" w:after="120"/>
        <w:jc w:val="left"/>
      </w:pPr>
      <m:oMathPara>
        <m:oMath>
          <m:r>
            <m:rPr>
              <m:sty m:val="p"/>
            </m:rPr>
            <m:t xml:space="preserve">ΔG_X = ΔE_X + ΔZPE_X − TΔS_X</m:t>
          </m:r>
        </m:oMath>
      </m:oMathPara>
      <w:r>
        <w:rPr>
          <w:rFonts w:ascii="Cambria" w:hAnsi="Cambria" w:eastAsia="Cambria"/>
          <w:color w:val="000000"/>
          <w:sz w:val="20"/>
        </w:rPr>
        <w:tab/>
        <w:t>(4)</w:t>
      </w:r>
    </w:p>
    <w:p>
      <w:pPr>
        <w:tabs>
          <w:tab w:pos="9524" w:val="right"/>
        </w:tabs>
        <w:spacing w:before="60" w:after="120"/>
        <w:jc w:val="left"/>
      </w:pPr>
      <m:oMathPara>
        <m:oMath>
          <m:r>
            <m:rPr>
              <m:sty m:val="p"/>
            </m:rPr>
            <m:t xml:space="preserve">U₁ = (4.92 eV − ΔG_OOH*) / e;   U₂ = (ΔG_OOH* − ΔG_O*) / e;   U₃ = (ΔG_O* − ΔG_OH*) / e;   U₄ = ΔG_OH* / e</m:t>
          </m:r>
        </m:oMath>
      </m:oMathPara>
      <w:r>
        <w:rPr>
          <w:rFonts w:ascii="Cambria" w:hAnsi="Cambria" w:eastAsia="Cambria"/>
          <w:color w:val="000000"/>
          <w:sz w:val="20"/>
        </w:rPr>
        <w:tab/>
        <w:t>(5)</w:t>
      </w:r>
    </w:p>
    <w:p>
      <w:pPr>
        <w:tabs>
          <w:tab w:pos="9524" w:val="right"/>
        </w:tabs>
        <w:spacing w:before="60" w:after="120"/>
        <w:jc w:val="left"/>
      </w:pPr>
      <m:oMathPara>
        <m:oMath>
          <m:r>
            <m:rPr>
              <m:sty m:val="p"/>
            </m:rPr>
            <m:t xml:space="preserve">U_L = min(U₁, U₂, U₃, U₄)</m:t>
          </m:r>
        </m:oMath>
      </m:oMathPara>
      <w:r>
        <w:rPr>
          <w:rFonts w:ascii="Cambria" w:hAnsi="Cambria" w:eastAsia="Cambria"/>
          <w:color w:val="000000"/>
          <w:sz w:val="20"/>
        </w:rPr>
        <w:tab/>
        <w:t>(6)</w:t>
      </w:r>
    </w:p>
    <w:p>
      <w:pPr>
        <w:tabs>
          <w:tab w:pos="9524" w:val="right"/>
        </w:tabs>
        <w:spacing w:before="60" w:after="120"/>
        <w:jc w:val="left"/>
      </w:pPr>
      <m:oMathPara>
        <m:oMath>
          <m:r>
            <m:rPr>
              <m:sty m:val="p"/>
            </m:rPr>
            <m:t xml:space="preserve">η_ORR = 1.23 V − U_L</m:t>
          </m:r>
        </m:oMath>
      </m:oMathPara>
      <w:r>
        <w:rPr>
          <w:rFonts w:ascii="Cambria" w:hAnsi="Cambria" w:eastAsia="Cambria"/>
          <w:color w:val="000000"/>
          <w:sz w:val="20"/>
        </w:rPr>
        <w:tab/>
        <w:t>(7)</w:t>
      </w:r>
    </w:p>
    <w:p>
      <w:pPr>
        <w:pStyle w:val="Heading2"/>
        <w:keepNext/>
        <w:jc w:val="left"/>
      </w:pPr>
      <w:r>
        <w:rPr>
          <w:rFonts w:ascii="Cambria" w:hAnsi="Cambria" w:eastAsia="Cambria"/>
          <w:b/>
          <w:color w:val="000000"/>
          <w:sz w:val="22"/>
        </w:rPr>
        <w:t>2.5. Scaling and thermodynamic activity analyses</w:t>
      </w:r>
    </w:p>
    <w:p>
      <w:pPr>
        <w:widowControl/>
        <w:jc w:val="both"/>
      </w:pPr>
      <w:r>
        <w:rPr>
          <w:rFonts w:ascii="Cambria" w:hAnsi="Cambria" w:eastAsia="Cambria"/>
          <w:i w:val="0"/>
          <w:color w:val="000000"/>
          <w:sz w:val="22"/>
        </w:rPr>
        <w:t xml:space="preserve">We fitted the O–OH and OOH–OH adsorption free energy relations by ordinary least </w:t>
      </w:r>
      <w:del w:id="330" w:author="OpenAI Codex" w:date="2026-10-11T00:00:00Z">
        <w:r>
          <w:rPr>
            <w:rFonts w:ascii="Cambria" w:hAnsi="Cambria" w:eastAsia="Cambria"/>
            <w:i w:val="0"/>
            <w:color w:val="000000"/>
            <w:sz w:val="22"/>
          </w:rPr>
          <w:delText xml:space="preserve">squares.</w:delText>
        </w:r>
      </w:del>
      <w:ins w:id="331" w:author="OpenAI Codex" w:date="2026-10-11T00:00:00Z">
        <w:r>
          <w:rPr>
            <w:rFonts w:ascii="Cambria" w:hAnsi="Cambria" w:eastAsia="Cambria"/>
            <w:i w:val="0"/>
            <w:color w:val="000000"/>
            <w:sz w:val="22"/>
          </w:rPr>
          <w:t xml:space="preserve">squares using Eq. (8).</w:t>
        </w:r>
      </w:ins>
      <w:r>
        <w:rPr>
          <w:rFonts w:ascii="Cambria" w:hAnsi="Cambria" w:eastAsia="Cambria"/>
          <w:i w:val="0"/>
          <w:color w:val="000000"/>
          <w:sz w:val="22"/>
        </w:rPr>
        <w:t xml:space="preserve"> We applied the author specified filters </w:t>
      </w:r>
      <w:ins w:id="332" w:author="OpenAI Codex" w:date="2026-10-11T00:00:00Z">
        <w:r>
          <w:rPr>
            <w:rFonts w:ascii="Cambria" w:hAnsi="Cambria" w:eastAsia="Cambria"/>
            <w:i w:val="0"/>
            <w:color w:val="000000"/>
            <w:sz w:val="22"/>
          </w:rPr>
          <w:t xml:space="preserve">to the stored adsorption quantities </w:t>
        </w:r>
      </w:ins>
      <w:r>
        <w:rPr>
          <w:rFonts w:ascii="Cambria" w:hAnsi="Cambria" w:eastAsia="Cambria"/>
          <w:i w:val="0"/>
          <w:color w:val="000000"/>
          <w:sz w:val="22"/>
        </w:rPr>
        <w:t xml:space="preserve">after exact matching: </w:t>
      </w:r>
      <w:ins w:id="333" w:author="OpenAI Codex" w:date="2026-10-11T00:00:00Z">
        <w:r>
          <w:rPr>
            <w:rFonts w:ascii="Cambria" w:hAnsi="Cambria" w:eastAsia="Cambria"/>
            <w:i w:val="0"/>
            <w:color w:val="000000"/>
            <w:sz w:val="22"/>
          </w:rPr>
          <w:t xml:space="preserve">the </w:t>
        </w:r>
      </w:ins>
      <w:r>
        <w:rPr>
          <w:rFonts w:ascii="Cambria" w:hAnsi="Cambria" w:eastAsia="Cambria"/>
          <w:i w:val="0"/>
          <w:color w:val="000000"/>
          <w:sz w:val="22"/>
        </w:rPr>
        <w:t xml:space="preserve">OH </w:t>
      </w:r>
      <w:del w:id="334" w:author="OpenAI Codex" w:date="2026-10-11T00:00:00Z">
        <w:r>
          <w:rPr>
            <w:rFonts w:ascii="Cambria" w:hAnsi="Cambria" w:eastAsia="Cambria"/>
            <w:i w:val="0"/>
            <w:color w:val="000000"/>
            <w:sz w:val="22"/>
          </w:rPr>
          <w:delText xml:space="preserve">adsorption</w:delText>
        </w:r>
      </w:del>
      <w:ins w:id="335" w:author="OpenAI Codex" w:date="2026-10-11T00:00:00Z">
        <w:r>
          <w:rPr>
            <w:rFonts w:ascii="Cambria" w:hAnsi="Cambria" w:eastAsia="Cambria"/>
            <w:i w:val="0"/>
            <w:color w:val="000000"/>
            <w:sz w:val="22"/>
          </w:rPr>
          <w:t xml:space="preserve">value</w:t>
        </w:r>
      </w:ins>
      <w:r>
        <w:rPr>
          <w:rFonts w:ascii="Cambria" w:hAnsi="Cambria" w:eastAsia="Cambria"/>
          <w:i w:val="0"/>
          <w:color w:val="000000"/>
          <w:sz w:val="22"/>
        </w:rPr>
        <w:t xml:space="preserve"> </w:t>
      </w:r>
      <w:del w:id="336" w:author="OpenAI Codex" w:date="2026-10-11T00:00:00Z">
        <w:r>
          <w:rPr>
            <w:rFonts w:ascii="Cambria" w:hAnsi="Cambria" w:eastAsia="Cambria"/>
            <w:i w:val="0"/>
            <w:color w:val="000000"/>
            <w:sz w:val="22"/>
          </w:rPr>
          <w:delText xml:space="preserve">energy</w:delText>
        </w:r>
      </w:del>
      <w:ins w:id="337" w:author="OpenAI Codex" w:date="2026-10-11T00:00:00Z">
        <w:r>
          <w:rPr>
            <w:rFonts w:ascii="Cambria" w:hAnsi="Cambria" w:eastAsia="Cambria"/>
            <w:i w:val="0"/>
            <w:color w:val="000000"/>
            <w:sz w:val="22"/>
          </w:rPr>
          <w:t xml:space="preserve">was</w:t>
        </w:r>
      </w:ins>
      <w:r>
        <w:rPr>
          <w:rFonts w:ascii="Cambria" w:hAnsi="Cambria" w:eastAsia="Cambria"/>
          <w:i w:val="0"/>
          <w:color w:val="000000"/>
          <w:sz w:val="22"/>
        </w:rPr>
        <w:t xml:space="preserve"> at least 0.00 eV and </w:t>
      </w:r>
      <w:ins w:id="338" w:author="OpenAI Codex" w:date="2026-10-11T00:00:00Z">
        <w:r>
          <w:rPr>
            <w:rFonts w:ascii="Cambria" w:hAnsi="Cambria" w:eastAsia="Cambria"/>
            <w:i w:val="0"/>
            <w:color w:val="000000"/>
            <w:sz w:val="22"/>
          </w:rPr>
          <w:t xml:space="preserve">the </w:t>
        </w:r>
      </w:ins>
      <w:r>
        <w:rPr>
          <w:rFonts w:ascii="Cambria" w:hAnsi="Cambria" w:eastAsia="Cambria"/>
          <w:i w:val="0"/>
          <w:color w:val="000000"/>
          <w:sz w:val="22"/>
        </w:rPr>
        <w:t xml:space="preserve">O </w:t>
      </w:r>
      <w:del w:id="339" w:author="OpenAI Codex" w:date="2026-10-11T00:00:00Z">
        <w:r>
          <w:rPr>
            <w:rFonts w:ascii="Cambria" w:hAnsi="Cambria" w:eastAsia="Cambria"/>
            <w:i w:val="0"/>
            <w:color w:val="000000"/>
            <w:sz w:val="22"/>
          </w:rPr>
          <w:delText xml:space="preserve">adsorption</w:delText>
        </w:r>
      </w:del>
      <w:ins w:id="340" w:author="OpenAI Codex" w:date="2026-10-11T00:00:00Z">
        <w:r>
          <w:rPr>
            <w:rFonts w:ascii="Cambria" w:hAnsi="Cambria" w:eastAsia="Cambria"/>
            <w:i w:val="0"/>
            <w:color w:val="000000"/>
            <w:sz w:val="22"/>
          </w:rPr>
          <w:t xml:space="preserve">value</w:t>
        </w:r>
      </w:ins>
      <w:r>
        <w:rPr>
          <w:rFonts w:ascii="Cambria" w:hAnsi="Cambria" w:eastAsia="Cambria"/>
          <w:i w:val="0"/>
          <w:color w:val="000000"/>
          <w:sz w:val="22"/>
        </w:rPr>
        <w:t xml:space="preserve"> </w:t>
      </w:r>
      <w:del w:id="341" w:author="OpenAI Codex" w:date="2026-10-11T00:00:00Z">
        <w:r>
          <w:rPr>
            <w:rFonts w:ascii="Cambria" w:hAnsi="Cambria" w:eastAsia="Cambria"/>
            <w:i w:val="0"/>
            <w:color w:val="000000"/>
            <w:sz w:val="22"/>
          </w:rPr>
          <w:delText xml:space="preserve">energy</w:delText>
        </w:r>
      </w:del>
      <w:ins w:id="342" w:author="OpenAI Codex" w:date="2026-10-11T00:00:00Z">
        <w:r>
          <w:rPr>
            <w:rFonts w:ascii="Cambria" w:hAnsi="Cambria" w:eastAsia="Cambria"/>
            <w:i w:val="0"/>
            <w:color w:val="000000"/>
            <w:sz w:val="22"/>
          </w:rPr>
          <w:t xml:space="preserve">was</w:t>
        </w:r>
      </w:ins>
      <w:r>
        <w:rPr>
          <w:rFonts w:ascii="Cambria" w:hAnsi="Cambria" w:eastAsia="Cambria"/>
          <w:i w:val="0"/>
          <w:color w:val="000000"/>
          <w:sz w:val="22"/>
        </w:rPr>
        <w:t xml:space="preserve"> no greater than 4.92 eV. The final Figure 2 contains the</w:t>
      </w:r>
      <w:del w:id="343" w:author="OpenAI Codex" w:date="2026-10-11T00:00:00Z">
        <w:r>
          <w:rPr>
            <w:rFonts w:ascii="Cambria" w:hAnsi="Cambria" w:eastAsia="Cambria"/>
            <w:i w:val="0"/>
            <w:color w:val="000000"/>
            <w:sz w:val="22"/>
          </w:rPr>
          <w:delText xml:space="preserve"> raw</w:delText>
        </w:r>
      </w:del>
      <w:r>
        <w:rPr>
          <w:rFonts w:ascii="Cambria" w:hAnsi="Cambria" w:eastAsia="Cambria"/>
          <w:i w:val="0"/>
          <w:color w:val="000000"/>
          <w:sz w:val="22"/>
        </w:rPr>
        <w:t xml:space="preserve"> scaling relations and the conventional CHE overpotential volcano. The analysis notebook also retains calculations of the oxygen reduction electrochemical step symmetry index proposed by Calle-Vallejo and coauthors and the free energy span descriptor proposed by Exner and coauthors [16,17]. These descriptors use the same matched adsorption data and can be recalculated without repeating DFT when the input energies and conventions are unchanged.</w:t>
      </w:r>
    </w:p>
    <w:p>
      <w:pPr>
        <w:widowControl/>
        <w:jc w:val="both"/>
      </w:pPr>
      <w:del w:id="344" w:author="OpenAI Codex" w:date="2026-10-11T00:00:00Z">
        <w:r>
          <w:rPr>
            <w:rFonts w:ascii="Cambria" w:hAnsi="Cambria" w:eastAsia="Cambria"/>
            <w:i w:val="0"/>
            <w:color w:val="000000"/>
            <w:sz w:val="22"/>
          </w:rPr>
          <w:delText xml:space="preserve">A</w:delText>
        </w:r>
      </w:del>
      <w:ins w:id="345" w:author="OpenAI Codex" w:date="2026-10-11T00:00:00Z">
        <w:r>
          <w:rPr>
            <w:rFonts w:ascii="Cambria" w:hAnsi="Cambria" w:eastAsia="Cambria"/>
            <w:i w:val="0"/>
            <w:color w:val="000000"/>
            <w:sz w:val="22"/>
          </w:rPr>
          <w:t xml:space="preserve">Thermodynamic</w:t>
        </w:r>
      </w:ins>
      <w:r>
        <w:rPr>
          <w:rFonts w:ascii="Cambria" w:hAnsi="Cambria" w:eastAsia="Cambria"/>
          <w:i w:val="0"/>
          <w:color w:val="000000"/>
          <w:sz w:val="22"/>
        </w:rPr>
        <w:t xml:space="preserve"> </w:t>
      </w:r>
      <w:del w:id="346" w:author="OpenAI Codex" w:date="2026-10-11T00:00:00Z">
        <w:r>
          <w:rPr>
            <w:rFonts w:ascii="Cambria" w:hAnsi="Cambria" w:eastAsia="Cambria"/>
            <w:i w:val="0"/>
            <w:color w:val="000000"/>
            <w:sz w:val="22"/>
          </w:rPr>
          <w:delText xml:space="preserve">thermodynamic</w:delText>
        </w:r>
      </w:del>
      <w:ins w:id="347" w:author="OpenAI Codex" w:date="2026-10-11T00:00:00Z">
        <w:r>
          <w:rPr>
            <w:rFonts w:ascii="Cambria" w:hAnsi="Cambria" w:eastAsia="Cambria"/>
            <w:i w:val="0"/>
            <w:color w:val="000000"/>
            <w:sz w:val="22"/>
          </w:rPr>
          <w:t xml:space="preserve">descriptors</w:t>
        </w:r>
      </w:ins>
      <w:r>
        <w:rPr>
          <w:rFonts w:ascii="Cambria" w:hAnsi="Cambria" w:eastAsia="Cambria"/>
          <w:i w:val="0"/>
          <w:color w:val="000000"/>
          <w:sz w:val="22"/>
        </w:rPr>
        <w:t xml:space="preserve"> </w:t>
      </w:r>
      <w:del w:id="348" w:author="OpenAI Codex" w:date="2026-10-11T00:00:00Z">
        <w:r>
          <w:rPr>
            <w:rFonts w:ascii="Cambria" w:hAnsi="Cambria" w:eastAsia="Cambria"/>
            <w:i w:val="0"/>
            <w:color w:val="000000"/>
            <w:sz w:val="22"/>
          </w:rPr>
          <w:delText xml:space="preserve">descriptor</w:delText>
        </w:r>
      </w:del>
      <w:ins w:id="349" w:author="OpenAI Codex" w:date="2026-10-11T00:00:00Z">
        <w:r>
          <w:rPr>
            <w:rFonts w:ascii="Cambria" w:hAnsi="Cambria" w:eastAsia="Cambria"/>
            <w:i w:val="0"/>
            <w:color w:val="000000"/>
            <w:sz w:val="22"/>
          </w:rPr>
          <w:t xml:space="preserve">rank</w:t>
        </w:r>
      </w:ins>
      <w:r>
        <w:rPr>
          <w:rFonts w:ascii="Cambria" w:hAnsi="Cambria" w:eastAsia="Cambria"/>
          <w:i w:val="0"/>
          <w:color w:val="000000"/>
          <w:sz w:val="22"/>
        </w:rPr>
        <w:t xml:space="preserve"> </w:t>
      </w:r>
      <w:del w:id="350" w:author="OpenAI Codex" w:date="2026-10-11T00:00:00Z">
        <w:r>
          <w:rPr>
            <w:rFonts w:ascii="Cambria" w:hAnsi="Cambria" w:eastAsia="Cambria"/>
            <w:i w:val="0"/>
            <w:color w:val="000000"/>
            <w:sz w:val="22"/>
          </w:rPr>
          <w:delText xml:space="preserve">is</w:delText>
        </w:r>
      </w:del>
      <w:ins w:id="351" w:author="OpenAI Codex" w:date="2026-10-11T00:00:00Z">
        <w:r>
          <w:rPr>
            <w:rFonts w:ascii="Cambria" w:hAnsi="Cambria" w:eastAsia="Cambria"/>
            <w:i w:val="0"/>
            <w:color w:val="000000"/>
            <w:sz w:val="22"/>
          </w:rPr>
          <w:t xml:space="preserve">reaction</w:t>
        </w:r>
      </w:ins>
      <w:r>
        <w:rPr>
          <w:rFonts w:ascii="Cambria" w:hAnsi="Cambria" w:eastAsia="Cambria"/>
          <w:i w:val="0"/>
          <w:color w:val="000000"/>
          <w:sz w:val="22"/>
        </w:rPr>
        <w:t xml:space="preserve"> </w:t>
      </w:r>
      <w:del w:id="352" w:author="OpenAI Codex" w:date="2026-10-11T00:00:00Z">
        <w:r>
          <w:rPr>
            <w:rFonts w:ascii="Cambria" w:hAnsi="Cambria" w:eastAsia="Cambria"/>
            <w:i w:val="0"/>
            <w:color w:val="000000"/>
            <w:sz w:val="22"/>
          </w:rPr>
          <w:delText xml:space="preserve">not</w:delText>
        </w:r>
      </w:del>
      <w:ins w:id="353" w:author="OpenAI Codex" w:date="2026-10-11T00:00:00Z">
        <w:r>
          <w:rPr>
            <w:rFonts w:ascii="Cambria" w:hAnsi="Cambria" w:eastAsia="Cambria"/>
            <w:i w:val="0"/>
            <w:color w:val="000000"/>
            <w:sz w:val="22"/>
          </w:rPr>
          <w:t xml:space="preserve">free</w:t>
        </w:r>
      </w:ins>
      <w:r>
        <w:rPr>
          <w:rFonts w:ascii="Cambria" w:hAnsi="Cambria" w:eastAsia="Cambria"/>
          <w:i w:val="0"/>
          <w:color w:val="000000"/>
          <w:sz w:val="22"/>
        </w:rPr>
        <w:t xml:space="preserve"> </w:t>
      </w:r>
      <w:del w:id="354" w:author="OpenAI Codex" w:date="2026-10-11T00:00:00Z">
        <w:r>
          <w:rPr>
            <w:rFonts w:ascii="Cambria" w:hAnsi="Cambria" w:eastAsia="Cambria"/>
            <w:i w:val="0"/>
            <w:color w:val="000000"/>
            <w:sz w:val="22"/>
          </w:rPr>
          <w:delText xml:space="preserve">an</w:delText>
        </w:r>
      </w:del>
      <w:ins w:id="355" w:author="OpenAI Codex" w:date="2026-10-11T00:00:00Z">
        <w:r>
          <w:rPr>
            <w:rFonts w:ascii="Cambria" w:hAnsi="Cambria" w:eastAsia="Cambria"/>
            <w:i w:val="0"/>
            <w:color w:val="000000"/>
            <w:sz w:val="22"/>
          </w:rPr>
          <w:t xml:space="preserve">energies;</w:t>
        </w:r>
      </w:ins>
      <w:r>
        <w:rPr>
          <w:rFonts w:ascii="Cambria" w:hAnsi="Cambria" w:eastAsia="Cambria"/>
          <w:i w:val="0"/>
          <w:color w:val="000000"/>
          <w:sz w:val="22"/>
        </w:rPr>
        <w:t xml:space="preserve"> explicit kinetic </w:t>
      </w:r>
      <w:del w:id="356" w:author="OpenAI Codex" w:date="2026-10-11T00:00:00Z">
        <w:r>
          <w:rPr>
            <w:rFonts w:ascii="Cambria" w:hAnsi="Cambria" w:eastAsia="Cambria"/>
            <w:i w:val="0"/>
            <w:color w:val="000000"/>
            <w:sz w:val="22"/>
          </w:rPr>
          <w:delText xml:space="preserve">barrier.</w:delText>
        </w:r>
      </w:del>
      <w:ins w:id="357" w:author="OpenAI Codex" w:date="2026-10-11T00:00:00Z">
        <w:r>
          <w:rPr>
            <w:rFonts w:ascii="Cambria" w:hAnsi="Cambria" w:eastAsia="Cambria"/>
            <w:i w:val="0"/>
            <w:color w:val="000000"/>
            <w:sz w:val="22"/>
          </w:rPr>
          <w:t xml:space="preserve">barriers and measured reaction rates require separate data.</w:t>
        </w:r>
      </w:ins>
      <w:r>
        <w:rPr>
          <w:rFonts w:ascii="Cambria" w:hAnsi="Cambria" w:eastAsia="Cambria"/>
          <w:i w:val="0"/>
          <w:color w:val="000000"/>
          <w:sz w:val="22"/>
        </w:rPr>
        <w:t xml:space="preserve"> The symmetry index and free energy span provide alternative </w:t>
      </w:r>
      <w:del w:id="358" w:author="OpenAI Codex" w:date="2026-10-11T00:00:00Z">
        <w:r>
          <w:rPr>
            <w:rFonts w:ascii="Cambria" w:hAnsi="Cambria" w:eastAsia="Cambria"/>
            <w:i w:val="0"/>
            <w:color w:val="000000"/>
            <w:sz w:val="22"/>
          </w:rPr>
          <w:delText xml:space="preserve">ways</w:delText>
        </w:r>
      </w:del>
      <w:ins w:id="359" w:author="OpenAI Codex" w:date="2026-10-11T00:00:00Z">
        <w:r>
          <w:rPr>
            <w:rFonts w:ascii="Cambria" w:hAnsi="Cambria" w:eastAsia="Cambria"/>
            <w:i w:val="0"/>
            <w:color w:val="000000"/>
            <w:sz w:val="22"/>
          </w:rPr>
          <w:t xml:space="preserve">rankings</w:t>
        </w:r>
      </w:ins>
      <w:r>
        <w:rPr>
          <w:rFonts w:ascii="Cambria" w:hAnsi="Cambria" w:eastAsia="Cambria"/>
          <w:i w:val="0"/>
          <w:color w:val="000000"/>
          <w:sz w:val="22"/>
        </w:rPr>
        <w:t xml:space="preserve"> </w:t>
      </w:r>
      <w:del w:id="360" w:author="OpenAI Codex" w:date="2026-10-11T00:00:00Z">
        <w:r>
          <w:rPr>
            <w:rFonts w:ascii="Cambria" w:hAnsi="Cambria" w:eastAsia="Cambria"/>
            <w:i w:val="0"/>
            <w:color w:val="000000"/>
            <w:sz w:val="22"/>
          </w:rPr>
          <w:delText xml:space="preserve">to rank a specified set of reaction free energies; they do not establish reaction rates or replace</w:delText>
        </w:r>
      </w:del>
      <w:ins w:id="361" w:author="OpenAI Codex" w:date="2026-10-11T00:00:00Z">
        <w:r>
          <w:rPr>
            <w:rFonts w:ascii="Cambria" w:hAnsi="Cambria" w:eastAsia="Cambria"/>
            <w:i w:val="0"/>
            <w:color w:val="000000"/>
            <w:sz w:val="22"/>
          </w:rPr>
          <w:t xml:space="preserve">alongside</w:t>
        </w:r>
      </w:ins>
      <w:r>
        <w:rPr>
          <w:rFonts w:ascii="Cambria" w:hAnsi="Cambria" w:eastAsia="Cambria"/>
          <w:i w:val="0"/>
          <w:color w:val="000000"/>
          <w:sz w:val="22"/>
        </w:rPr>
        <w:t xml:space="preserve"> the conventional limiting potential. </w:t>
      </w:r>
      <w:del w:id="362" w:author="OpenAI Codex" w:date="2026-10-11T00:00:00Z">
        <w:r>
          <w:rPr>
            <w:rFonts w:ascii="Cambria" w:hAnsi="Cambria" w:eastAsia="Cambria"/>
            <w:i w:val="0"/>
            <w:color w:val="000000"/>
            <w:sz w:val="22"/>
          </w:rPr>
          <w:delText xml:space="preserve">The notebook keeps these</w:delText>
        </w:r>
      </w:del>
      <w:ins w:id="363" w:author="OpenAI Codex" w:date="2026-10-11T00:00:00Z">
        <w:r>
          <w:rPr>
            <w:rFonts w:ascii="Cambria" w:hAnsi="Cambria" w:eastAsia="Cambria"/>
            <w:i w:val="0"/>
            <w:color w:val="000000"/>
            <w:sz w:val="22"/>
          </w:rPr>
          <w:t xml:space="preserve">These</w:t>
        </w:r>
      </w:ins>
      <w:r>
        <w:rPr>
          <w:rFonts w:ascii="Cambria" w:hAnsi="Cambria" w:eastAsia="Cambria"/>
          <w:i w:val="0"/>
          <w:color w:val="000000"/>
          <w:sz w:val="22"/>
        </w:rPr>
        <w:t xml:space="preserve"> analyses</w:t>
      </w:r>
      <w:ins w:id="364" w:author="OpenAI Codex" w:date="2026-10-11T00:00:00Z">
        <w:r>
          <w:rPr>
            <w:rFonts w:ascii="Cambria" w:hAnsi="Cambria" w:eastAsia="Cambria"/>
            <w:i w:val="0"/>
            <w:color w:val="000000"/>
            <w:sz w:val="22"/>
          </w:rPr>
          <w:t xml:space="preserve"> remain</w:t>
        </w:r>
      </w:ins>
      <w:r>
        <w:rPr>
          <w:rFonts w:ascii="Cambria" w:hAnsi="Cambria" w:eastAsia="Cambria"/>
          <w:i w:val="0"/>
          <w:color w:val="000000"/>
          <w:sz w:val="22"/>
        </w:rPr>
        <w:t xml:space="preserve"> available for comparison while the current publication figure emphasizes the conventional CHE result.</w:t>
      </w:r>
      <w:ins w:id="365" w:author="OpenAI Codex" w:date="2026-10-11T00:00:00Z">
        <w:r>
          <w:rPr>
            <w:rFonts w:ascii="Cambria" w:hAnsi="Cambria" w:eastAsia="Cambria"/>
            <w:i w:val="0"/>
            <w:color w:val="000000"/>
            <w:sz w:val="22"/>
          </w:rPr>
          <w:t xml:space="preserve"> The ideal single descriptor CHE envelope in Eq. (9) gives the lowest thermodynamic overpotential at each OH adsorption free energy when the four reduction steps are balanced; it reaches zero at 1.23 eV [4].</w:t>
        </w:r>
      </w:ins>
    </w:p>
    <w:p>
      <w:pPr>
        <w:tabs>
          <w:tab w:pos="9524" w:val="right"/>
        </w:tabs>
        <w:spacing w:before="60" w:after="120"/>
        <w:jc w:val="left"/>
      </w:pPr>
      <m:oMathPara>
        <m:oMath>
          <m:r>
            <m:rPr>
              <m:sty m:val="p"/>
            </m:rPr>
            <m:t xml:space="preserve">ΔG_O = α_O ΔG_OH + β_O;   ΔG_OOH = α_OOH ΔG_OH + β_OOH</m:t>
          </m:r>
        </m:oMath>
      </m:oMathPara>
      <w:r>
        <w:rPr>
          <w:rFonts w:ascii="Cambria" w:hAnsi="Cambria" w:eastAsia="Cambria"/>
          <w:color w:val="000000"/>
          <w:sz w:val="20"/>
        </w:rPr>
        <w:tab/>
        <w:t>(8)</w:t>
      </w:r>
    </w:p>
    <w:p>
      <w:pPr>
        <w:tabs>
          <w:tab w:pos="9524" w:val="right"/>
        </w:tabs>
        <w:spacing w:before="60" w:after="120"/>
        <w:jc w:val="left"/>
      </w:pPr>
      <m:oMathPara>
        <m:oMath>
          <m:r>
            <m:rPr>
              <m:sty m:val="p"/>
            </m:rPr>
            <m:t xml:space="preserve">η_ideal = 1.23 V − min(ΔG_OH* / e, (4.92 eV − ΔG_OH*) / (3e))</m:t>
          </m:r>
        </m:oMath>
      </m:oMathPara>
      <w:r>
        <w:rPr>
          <w:rFonts w:ascii="Cambria" w:hAnsi="Cambria" w:eastAsia="Cambria"/>
          <w:color w:val="000000"/>
          <w:sz w:val="20"/>
        </w:rPr>
        <w:tab/>
        <w:t>(9)</w:t>
      </w:r>
    </w:p>
    <w:p>
      <w:pPr>
        <w:pStyle w:val="Heading2"/>
        <w:keepNext/>
        <w:jc w:val="left"/>
      </w:pPr>
      <w:del w:id="366" w:author="OpenAI Codex" w:date="2026-10-11T00:00:00Z">
        <w:r>
          <w:rPr>
            <w:rFonts w:ascii="Cambria" w:hAnsi="Cambria" w:eastAsia="Cambria"/>
            <w:b/>
            <w:color w:val="000000"/>
            <w:sz w:val="22"/>
          </w:rPr>
          <w:delText xml:space="preserve">The</w:delText>
        </w:r>
      </w:del>
      <w:ins w:id="367" w:author="OpenAI Codex" w:date="2026-10-11T00:00:00Z">
        <w:r>
          <w:rPr>
            <w:rFonts w:ascii="Cambria" w:hAnsi="Cambria" w:eastAsia="Cambria"/>
            <w:b/>
            <w:color w:val="000000"/>
            <w:sz w:val="22"/>
          </w:rPr>
          <w:t xml:space="preserve">2.6.</w:t>
        </w:r>
      </w:ins>
      <w:r>
        <w:rPr>
          <w:rFonts w:ascii="Cambria" w:hAnsi="Cambria" w:eastAsia="Cambria"/>
          <w:b/>
          <w:color w:val="000000"/>
          <w:sz w:val="22"/>
        </w:rPr>
        <w:t xml:space="preserve"> </w:t>
      </w:r>
      <w:del w:id="368" w:author="OpenAI Codex" w:date="2026-10-11T00:00:00Z">
        <w:r>
          <w:rPr>
            <w:rFonts w:ascii="Cambria" w:hAnsi="Cambria" w:eastAsia="Cambria"/>
            <w:b/>
            <w:color w:val="000000"/>
            <w:sz w:val="22"/>
          </w:rPr>
          <w:delText xml:space="preserve">intended</w:delText>
        </w:r>
      </w:del>
      <w:ins w:id="369" w:author="OpenAI Codex" w:date="2026-10-11T00:00:00Z">
        <w:r>
          <w:rPr>
            <w:rFonts w:ascii="Cambria" w:hAnsi="Cambria" w:eastAsia="Cambria"/>
            <w:b/>
            <w:color w:val="000000"/>
            <w:sz w:val="22"/>
          </w:rPr>
          <w:t xml:space="preserve">AI</w:t>
        </w:r>
      </w:ins>
      <w:r>
        <w:rPr>
          <w:rFonts w:ascii="Cambria" w:hAnsi="Cambria" w:eastAsia="Cambria"/>
          <w:b/>
          <w:color w:val="000000"/>
          <w:sz w:val="22"/>
        </w:rPr>
        <w:t xml:space="preserve"> </w:t>
      </w:r>
      <w:del w:id="370" w:author="OpenAI Codex" w:date="2026-10-11T00:00:00Z">
        <w:r>
          <w:rPr>
            <w:rFonts w:ascii="Cambria" w:hAnsi="Cambria" w:eastAsia="Cambria"/>
            <w:b/>
            <w:color w:val="000000"/>
            <w:sz w:val="22"/>
          </w:rPr>
          <w:delText xml:space="preserve">model</w:delText>
        </w:r>
      </w:del>
      <w:ins w:id="371" w:author="OpenAI Codex" w:date="2026-10-11T00:00:00Z">
        <w:r>
          <w:rPr>
            <w:rFonts w:ascii="Cambria" w:hAnsi="Cambria" w:eastAsia="Cambria"/>
            <w:b/>
            <w:color w:val="000000"/>
            <w:sz w:val="22"/>
          </w:rPr>
          <w:t xml:space="preserve">assisted</w:t>
        </w:r>
      </w:ins>
      <w:r>
        <w:rPr>
          <w:rFonts w:ascii="Cambria" w:hAnsi="Cambria" w:eastAsia="Cambria"/>
          <w:b/>
          <w:color w:val="000000"/>
          <w:sz w:val="22"/>
        </w:rPr>
        <w:t xml:space="preserve"> </w:t>
      </w:r>
      <w:del w:id="372" w:author="OpenAI Codex" w:date="2026-10-11T00:00:00Z">
        <w:r>
          <w:rPr>
            <w:rFonts w:ascii="Cambria" w:hAnsi="Cambria" w:eastAsia="Cambria"/>
            <w:b/>
            <w:color w:val="000000"/>
            <w:sz w:val="22"/>
          </w:rPr>
          <w:delText xml:space="preserve">for</w:delText>
        </w:r>
      </w:del>
      <w:ins w:id="373" w:author="OpenAI Codex" w:date="2026-10-11T00:00:00Z">
        <w:r>
          <w:rPr>
            <w:rFonts w:ascii="Cambria" w:hAnsi="Cambria" w:eastAsia="Cambria"/>
            <w:b/>
            <w:color w:val="000000"/>
            <w:sz w:val="22"/>
          </w:rPr>
          <w:t xml:space="preserve">manuscript</w:t>
        </w:r>
      </w:ins>
      <w:r>
        <w:rPr>
          <w:rFonts w:ascii="Cambria" w:hAnsi="Cambria" w:eastAsia="Cambria"/>
          <w:b/>
          <w:color w:val="000000"/>
          <w:sz w:val="22"/>
        </w:rPr>
        <w:t xml:space="preserve"> </w:t>
      </w:r>
      <w:del w:id="374" w:author="OpenAI Codex" w:date="2026-10-11T00:00:00Z">
        <w:r>
          <w:rPr>
            <w:rFonts w:ascii="Cambria" w:hAnsi="Cambria" w:eastAsia="Cambria"/>
            <w:b/>
            <w:color w:val="000000"/>
            <w:sz w:val="22"/>
          </w:rPr>
          <w:delText xml:space="preserve">this project is linear regression with second-order polynomial features. The current Figure 3 compares model predicted OH adsorption energies with 30 values compiled from literature and reports R² = 0.93, root mean square error = 0.37 eV, and mean absolute error = 0.30 eV. The available source material does not establish that the displayed fit came from the specified model, whether the points were independent of fitting, or whether the analysis used a reproducible split. A separate descriptor report describes ridge regression models and contains conflicts in predictor counts and validation sample counts. We therefore treat Figure 3 as exploratory and do not use it to claim validated prediction or broad transfer.</w:delText>
        </w:r>
      </w:del>
      <w:ins w:id="375" w:author="OpenAI Codex" w:date="2026-10-11T00:00:00Z">
        <w:r>
          <w:rPr>
            <w:rFonts w:ascii="Cambria" w:hAnsi="Cambria" w:eastAsia="Cambria"/>
            <w:b/>
            <w:color w:val="000000"/>
            <w:sz w:val="22"/>
          </w:rPr>
          <w:t xml:space="preserve">generation</w:t>
        </w:r>
      </w:ins>
    </w:p>
    <w:p>
      <w:pPr>
        <w:widowControl/>
        <w:jc w:val="both"/>
      </w:pPr>
      <w:del w:id="376" w:author="OpenAI Codex" w:date="2026-10-11T00:00:00Z">
        <w:r>
          <w:rPr>
            <w:rFonts w:ascii="Cambria" w:hAnsi="Cambria" w:eastAsia="Cambria"/>
            <w:i w:val="0"/>
            <w:color w:val="000000"/>
            <w:sz w:val="22"/>
          </w:rPr>
          <w:delText xml:space="preserve">The</w:delText>
        </w:r>
      </w:del>
      <w:ins w:id="377" w:author="OpenAI Codex" w:date="2026-10-11T00:00:00Z">
        <w:r>
          <w:rPr>
            <w:rFonts w:ascii="Cambria" w:hAnsi="Cambria" w:eastAsia="Cambria"/>
            <w:i w:val="0"/>
            <w:color w:val="000000"/>
            <w:sz w:val="22"/>
          </w:rPr>
          <w:t xml:space="preserve">OpenAI</w:t>
        </w:r>
      </w:ins>
      <w:r>
        <w:rPr>
          <w:rFonts w:ascii="Cambria" w:hAnsi="Cambria" w:eastAsia="Cambria"/>
          <w:i w:val="0"/>
          <w:color w:val="000000"/>
          <w:sz w:val="22"/>
        </w:rPr>
        <w:t xml:space="preserve"> </w:t>
      </w:r>
      <w:del w:id="378" w:author="OpenAI Codex" w:date="2026-10-11T00:00:00Z">
        <w:r>
          <w:rPr>
            <w:rFonts w:ascii="Cambria" w:hAnsi="Cambria" w:eastAsia="Cambria"/>
            <w:i w:val="0"/>
            <w:color w:val="000000"/>
            <w:sz w:val="22"/>
          </w:rPr>
          <w:delText xml:space="preserve">authors</w:delText>
        </w:r>
      </w:del>
      <w:ins w:id="379" w:author="OpenAI Codex" w:date="2026-10-11T00:00:00Z">
        <w:r>
          <w:rPr>
            <w:rFonts w:ascii="Cambria" w:hAnsi="Cambria" w:eastAsia="Cambria"/>
            <w:i w:val="0"/>
            <w:color w:val="000000"/>
            <w:sz w:val="22"/>
          </w:rPr>
          <w:t xml:space="preserve">Codex,</w:t>
        </w:r>
      </w:ins>
      <w:r>
        <w:rPr>
          <w:rFonts w:ascii="Cambria" w:hAnsi="Cambria" w:eastAsia="Cambria"/>
          <w:i w:val="0"/>
          <w:color w:val="000000"/>
          <w:sz w:val="22"/>
        </w:rPr>
        <w:t xml:space="preserve"> </w:t>
      </w:r>
      <w:del w:id="380" w:author="OpenAI Codex" w:date="2026-10-11T00:00:00Z">
        <w:r>
          <w:rPr>
            <w:rFonts w:ascii="Cambria" w:hAnsi="Cambria" w:eastAsia="Cambria"/>
            <w:i w:val="0"/>
            <w:color w:val="000000"/>
            <w:sz w:val="22"/>
          </w:rPr>
          <w:delText xml:space="preserve">report</w:delText>
        </w:r>
      </w:del>
      <w:ins w:id="381" w:author="OpenAI Codex" w:date="2026-10-11T00:00:00Z">
        <w:r>
          <w:rPr>
            <w:rFonts w:ascii="Cambria" w:hAnsi="Cambria" w:eastAsia="Cambria"/>
            <w:i w:val="0"/>
            <w:color w:val="000000"/>
            <w:sz w:val="22"/>
          </w:rPr>
          <w:t xml:space="preserve">using</w:t>
        </w:r>
      </w:ins>
      <w:r>
        <w:rPr>
          <w:rFonts w:ascii="Cambria" w:hAnsi="Cambria" w:eastAsia="Cambria"/>
          <w:i w:val="0"/>
          <w:color w:val="000000"/>
          <w:sz w:val="22"/>
        </w:rPr>
        <w:t xml:space="preserve"> </w:t>
      </w:r>
      <w:del w:id="382" w:author="OpenAI Codex" w:date="2026-10-11T00:00:00Z">
        <w:r>
          <w:rPr>
            <w:rFonts w:ascii="Cambria" w:hAnsi="Cambria" w:eastAsia="Cambria"/>
            <w:i w:val="0"/>
            <w:color w:val="000000"/>
            <w:sz w:val="22"/>
          </w:rPr>
          <w:delText xml:space="preserve">that</w:delText>
        </w:r>
      </w:del>
      <w:ins w:id="383" w:author="OpenAI Codex" w:date="2026-10-11T00:00:00Z">
        <w:r>
          <w:rPr>
            <w:rFonts w:ascii="Cambria" w:hAnsi="Cambria" w:eastAsia="Cambria"/>
            <w:i w:val="0"/>
            <w:color w:val="000000"/>
            <w:sz w:val="22"/>
          </w:rPr>
          <w:t xml:space="preserve">an</w:t>
        </w:r>
      </w:ins>
      <w:r>
        <w:rPr>
          <w:rFonts w:ascii="Cambria" w:hAnsi="Cambria" w:eastAsia="Cambria"/>
          <w:i w:val="0"/>
          <w:color w:val="000000"/>
          <w:sz w:val="22"/>
        </w:rPr>
        <w:t xml:space="preserve"> </w:t>
      </w:r>
      <w:del w:id="384" w:author="OpenAI Codex" w:date="2026-10-11T00:00:00Z">
        <w:r>
          <w:rPr>
            <w:rFonts w:ascii="Cambria" w:hAnsi="Cambria" w:eastAsia="Cambria"/>
            <w:i w:val="0"/>
            <w:color w:val="000000"/>
            <w:sz w:val="22"/>
          </w:rPr>
          <w:delText xml:space="preserve">they</w:delText>
        </w:r>
      </w:del>
      <w:ins w:id="385" w:author="OpenAI Codex" w:date="2026-10-11T00:00:00Z">
        <w:r>
          <w:rPr>
            <w:rFonts w:ascii="Cambria" w:hAnsi="Cambria" w:eastAsia="Cambria"/>
            <w:i w:val="0"/>
            <w:color w:val="000000"/>
            <w:sz w:val="22"/>
          </w:rPr>
          <w:t xml:space="preserve">OpenAI</w:t>
        </w:r>
      </w:ins>
      <w:r>
        <w:rPr>
          <w:rFonts w:ascii="Cambria" w:hAnsi="Cambria" w:eastAsia="Cambria"/>
          <w:i w:val="0"/>
          <w:color w:val="000000"/>
          <w:sz w:val="22"/>
        </w:rPr>
        <w:t xml:space="preserve"> </w:t>
      </w:r>
      <w:del w:id="386" w:author="OpenAI Codex" w:date="2026-10-11T00:00:00Z">
        <w:r>
          <w:rPr>
            <w:rFonts w:ascii="Cambria" w:hAnsi="Cambria" w:eastAsia="Cambria"/>
            <w:i w:val="0"/>
            <w:color w:val="000000"/>
            <w:sz w:val="22"/>
          </w:rPr>
          <w:delText xml:space="preserve">developed</w:delText>
        </w:r>
      </w:del>
      <w:ins w:id="387" w:author="OpenAI Codex" w:date="2026-10-11T00:00:00Z">
        <w:r>
          <w:rPr>
            <w:rFonts w:ascii="Cambria" w:hAnsi="Cambria" w:eastAsia="Cambria"/>
            <w:i w:val="0"/>
            <w:color w:val="000000"/>
            <w:sz w:val="22"/>
          </w:rPr>
          <w:t xml:space="preserve">language model, generated</w:t>
        </w:r>
      </w:ins>
      <w:r>
        <w:rPr>
          <w:rFonts w:ascii="Cambria" w:hAnsi="Cambria" w:eastAsia="Cambria"/>
          <w:i w:val="0"/>
          <w:color w:val="000000"/>
          <w:sz w:val="22"/>
        </w:rPr>
        <w:t xml:space="preserve"> the </w:t>
      </w:r>
      <w:del w:id="388" w:author="OpenAI Codex" w:date="2026-10-11T00:00:00Z">
        <w:r>
          <w:rPr>
            <w:rFonts w:ascii="Cambria" w:hAnsi="Cambria" w:eastAsia="Cambria"/>
            <w:i w:val="0"/>
            <w:color w:val="000000"/>
            <w:sz w:val="22"/>
          </w:rPr>
          <w:delText xml:space="preserve">article</w:delText>
        </w:r>
      </w:del>
      <w:ins w:id="389" w:author="OpenAI Codex" w:date="2026-10-11T00:00:00Z">
        <w:r>
          <w:rPr>
            <w:rFonts w:ascii="Cambria" w:hAnsi="Cambria" w:eastAsia="Cambria"/>
            <w:i w:val="0"/>
            <w:color w:val="000000"/>
            <w:sz w:val="22"/>
          </w:rPr>
          <w:t xml:space="preserve">complete</w:t>
        </w:r>
      </w:ins>
      <w:r>
        <w:rPr>
          <w:rFonts w:ascii="Cambria" w:hAnsi="Cambria" w:eastAsia="Cambria"/>
          <w:i w:val="0"/>
          <w:color w:val="000000"/>
          <w:sz w:val="22"/>
        </w:rPr>
        <w:t xml:space="preserve"> </w:t>
      </w:r>
      <w:del w:id="390" w:author="OpenAI Codex" w:date="2026-10-11T00:00:00Z">
        <w:r>
          <w:rPr>
            <w:rFonts w:ascii="Cambria" w:hAnsi="Cambria" w:eastAsia="Cambria"/>
            <w:i w:val="0"/>
            <w:color w:val="000000"/>
            <w:sz w:val="22"/>
          </w:rPr>
          <w:delText xml:space="preserve">prompt</w:delText>
        </w:r>
      </w:del>
      <w:ins w:id="391" w:author="OpenAI Codex" w:date="2026-10-11T00:00:00Z">
        <w:r>
          <w:rPr>
            <w:rFonts w:ascii="Cambria" w:hAnsi="Cambria" w:eastAsia="Cambria"/>
            <w:i w:val="0"/>
            <w:color w:val="000000"/>
            <w:sz w:val="22"/>
          </w:rPr>
          <w:t xml:space="preserve">manuscript</w:t>
        </w:r>
      </w:ins>
      <w:r>
        <w:rPr>
          <w:rFonts w:ascii="Cambria" w:hAnsi="Cambria" w:eastAsia="Cambria"/>
          <w:i w:val="0"/>
          <w:color w:val="000000"/>
          <w:sz w:val="22"/>
        </w:rPr>
        <w:t xml:space="preserve"> </w:t>
      </w:r>
      <w:del w:id="392" w:author="OpenAI Codex" w:date="2026-10-11T00:00:00Z">
        <w:r>
          <w:rPr>
            <w:rFonts w:ascii="Cambria" w:hAnsi="Cambria" w:eastAsia="Cambria"/>
            <w:i w:val="0"/>
            <w:color w:val="000000"/>
            <w:sz w:val="22"/>
          </w:rPr>
          <w:delText xml:space="preserve">over</w:delText>
        </w:r>
      </w:del>
      <w:ins w:id="393" w:author="OpenAI Codex" w:date="2026-10-11T00:00:00Z">
        <w:r>
          <w:rPr>
            <w:rFonts w:ascii="Cambria" w:hAnsi="Cambria" w:eastAsia="Cambria"/>
            <w:i w:val="0"/>
            <w:color w:val="000000"/>
            <w:sz w:val="22"/>
          </w:rPr>
          <w:t xml:space="preserve">text</w:t>
        </w:r>
      </w:ins>
      <w:r>
        <w:rPr>
          <w:rFonts w:ascii="Cambria" w:hAnsi="Cambria" w:eastAsia="Cambria"/>
          <w:i w:val="0"/>
          <w:color w:val="000000"/>
          <w:sz w:val="22"/>
        </w:rPr>
        <w:t xml:space="preserve"> </w:t>
      </w:r>
      <w:del w:id="394" w:author="OpenAI Codex" w:date="2026-10-11T00:00:00Z">
        <w:r>
          <w:rPr>
            <w:rFonts w:ascii="Cambria" w:hAnsi="Cambria" w:eastAsia="Cambria"/>
            <w:i w:val="0"/>
            <w:color w:val="000000"/>
            <w:sz w:val="22"/>
          </w:rPr>
          <w:delText xml:space="preserve">approximately two weeks and that execution of</w:delText>
        </w:r>
      </w:del>
      <w:ins w:id="395" w:author="OpenAI Codex" w:date="2026-10-11T00:00:00Z">
        <w:r>
          <w:rPr>
            <w:rFonts w:ascii="Cambria" w:hAnsi="Cambria" w:eastAsia="Cambria"/>
            <w:i w:val="0"/>
            <w:color w:val="000000"/>
            <w:sz w:val="22"/>
          </w:rPr>
          <w:t xml:space="preserve">from</w:t>
        </w:r>
      </w:ins>
      <w:r>
        <w:rPr>
          <w:rFonts w:ascii="Cambria" w:hAnsi="Cambria" w:eastAsia="Cambria"/>
          <w:i w:val="0"/>
          <w:color w:val="000000"/>
          <w:sz w:val="22"/>
        </w:rPr>
        <w:t xml:space="preserve"> the </w:t>
      </w:r>
      <w:del w:id="396" w:author="OpenAI Codex" w:date="2026-10-11T00:00:00Z">
        <w:r>
          <w:rPr>
            <w:rFonts w:ascii="Cambria" w:hAnsi="Cambria" w:eastAsia="Cambria"/>
            <w:i w:val="0"/>
            <w:color w:val="000000"/>
            <w:sz w:val="22"/>
          </w:rPr>
          <w:delText xml:space="preserve">finalized prompt produced an integrated draft in less than one hour. This estimate concerns draft generation, not calculation time, database preparation, source verification, editing, or final approval. No matched, timed human writing comparison was performed. The authors supplied the scientific</w:delText>
        </w:r>
      </w:del>
      <w:ins w:id="397" w:author="OpenAI Codex" w:date="2026-10-11T00:00:00Z">
        <w:r>
          <w:rPr>
            <w:rFonts w:ascii="Cambria" w:hAnsi="Cambria" w:eastAsia="Cambria"/>
            <w:i w:val="0"/>
            <w:color w:val="000000"/>
            <w:sz w:val="22"/>
          </w:rPr>
          <w:t xml:space="preserve">research</w:t>
        </w:r>
      </w:ins>
      <w:r>
        <w:rPr>
          <w:rFonts w:ascii="Cambria" w:hAnsi="Cambria" w:eastAsia="Cambria"/>
          <w:i w:val="0"/>
          <w:color w:val="000000"/>
          <w:sz w:val="22"/>
        </w:rPr>
        <w:t xml:space="preserve"> question, </w:t>
      </w:r>
      <w:del w:id="398" w:author="OpenAI Codex" w:date="2026-10-11T00:00:00Z">
        <w:r>
          <w:rPr>
            <w:rFonts w:ascii="Cambria" w:hAnsi="Cambria" w:eastAsia="Cambria"/>
            <w:i w:val="0"/>
            <w:color w:val="000000"/>
            <w:sz w:val="22"/>
          </w:rPr>
          <w:delText xml:space="preserve">calculation</w:delText>
        </w:r>
      </w:del>
      <w:ins w:id="399" w:author="OpenAI Codex" w:date="2026-10-11T00:00:00Z">
        <w:r>
          <w:rPr>
            <w:rFonts w:ascii="Cambria" w:hAnsi="Cambria" w:eastAsia="Cambria"/>
            <w:i w:val="0"/>
            <w:color w:val="000000"/>
            <w:sz w:val="22"/>
          </w:rPr>
          <w:t xml:space="preserve">calculations,</w:t>
        </w:r>
      </w:ins>
      <w:r>
        <w:rPr>
          <w:rFonts w:ascii="Cambria" w:hAnsi="Cambria" w:eastAsia="Cambria"/>
          <w:i w:val="0"/>
          <w:color w:val="000000"/>
          <w:sz w:val="22"/>
        </w:rPr>
        <w:t xml:space="preserve"> </w:t>
      </w:r>
      <w:del w:id="400" w:author="OpenAI Codex" w:date="2026-10-11T00:00:00Z">
        <w:r>
          <w:rPr>
            <w:rFonts w:ascii="Cambria" w:hAnsi="Cambria" w:eastAsia="Cambria"/>
            <w:i w:val="0"/>
            <w:color w:val="000000"/>
            <w:sz w:val="22"/>
          </w:rPr>
          <w:delText xml:space="preserve">and database records,</w:delText>
        </w:r>
      </w:del>
      <w:ins w:id="401" w:author="OpenAI Codex" w:date="2026-10-11T00:00:00Z">
        <w:r>
          <w:rPr>
            <w:rFonts w:ascii="Cambria" w:hAnsi="Cambria" w:eastAsia="Cambria"/>
            <w:i w:val="0"/>
            <w:color w:val="000000"/>
            <w:sz w:val="22"/>
          </w:rPr>
          <w:t xml:space="preserve">databases,</w:t>
        </w:r>
      </w:ins>
      <w:r>
        <w:rPr>
          <w:rFonts w:ascii="Cambria" w:hAnsi="Cambria" w:eastAsia="Cambria"/>
          <w:i w:val="0"/>
          <w:color w:val="000000"/>
          <w:sz w:val="22"/>
        </w:rPr>
        <w:t xml:space="preserve"> figures, source material, and writing </w:t>
      </w:r>
      <w:del w:id="402" w:author="OpenAI Codex" w:date="2026-10-11T00:00:00Z">
        <w:r>
          <w:rPr>
            <w:rFonts w:ascii="Cambria" w:hAnsi="Cambria" w:eastAsia="Cambria"/>
            <w:i w:val="0"/>
            <w:color w:val="000000"/>
            <w:sz w:val="22"/>
          </w:rPr>
          <w:delText xml:space="preserve">constraints;</w:delText>
        </w:r>
      </w:del>
      <w:ins w:id="403" w:author="OpenAI Codex" w:date="2026-10-11T00:00:00Z">
        <w:r>
          <w:rPr>
            <w:rFonts w:ascii="Cambria" w:hAnsi="Cambria" w:eastAsia="Cambria"/>
            <w:i w:val="0"/>
            <w:color w:val="000000"/>
            <w:sz w:val="22"/>
          </w:rPr>
          <w:t xml:space="preserve">instructions supplied by the researchers. The authors report that</w:t>
        </w:r>
      </w:ins>
      <w:r>
        <w:rPr>
          <w:rFonts w:ascii="Cambria" w:hAnsi="Cambria" w:eastAsia="Cambria"/>
          <w:i w:val="0"/>
          <w:color w:val="000000"/>
          <w:sz w:val="22"/>
        </w:rPr>
        <w:t xml:space="preserve"> they </w:t>
      </w:r>
      <w:del w:id="404" w:author="OpenAI Codex" w:date="2026-10-11T00:00:00Z">
        <w:r>
          <w:rPr>
            <w:rFonts w:ascii="Cambria" w:hAnsi="Cambria" w:eastAsia="Cambria"/>
            <w:i w:val="0"/>
            <w:color w:val="000000"/>
            <w:sz w:val="22"/>
          </w:rPr>
          <w:delText xml:space="preserve">directed</w:delText>
        </w:r>
      </w:del>
      <w:ins w:id="405" w:author="OpenAI Codex" w:date="2026-10-11T00:00:00Z">
        <w:r>
          <w:rPr>
            <w:rFonts w:ascii="Cambria" w:hAnsi="Cambria" w:eastAsia="Cambria"/>
            <w:i w:val="0"/>
            <w:color w:val="000000"/>
            <w:sz w:val="22"/>
          </w:rPr>
          <w:t xml:space="preserve">reviewed and verified</w:t>
        </w:r>
      </w:ins>
      <w:r>
        <w:rPr>
          <w:rFonts w:ascii="Cambria" w:hAnsi="Cambria" w:eastAsia="Cambria"/>
          <w:i w:val="0"/>
          <w:color w:val="000000"/>
          <w:sz w:val="22"/>
        </w:rPr>
        <w:t xml:space="preserve"> the </w:t>
      </w:r>
      <w:del w:id="406" w:author="OpenAI Codex" w:date="2026-10-11T00:00:00Z">
        <w:r>
          <w:rPr>
            <w:rFonts w:ascii="Cambria" w:hAnsi="Cambria" w:eastAsia="Cambria"/>
            <w:i w:val="0"/>
            <w:color w:val="000000"/>
            <w:sz w:val="22"/>
          </w:rPr>
          <w:delText xml:space="preserve">language</w:delText>
        </w:r>
      </w:del>
      <w:ins w:id="407" w:author="OpenAI Codex" w:date="2026-10-11T00:00:00Z">
        <w:r>
          <w:rPr>
            <w:rFonts w:ascii="Cambria" w:hAnsi="Cambria" w:eastAsia="Cambria"/>
            <w:i w:val="0"/>
            <w:color w:val="000000"/>
            <w:sz w:val="22"/>
          </w:rPr>
          <w:t xml:space="preserve">manuscript</w:t>
        </w:r>
      </w:ins>
      <w:r>
        <w:rPr>
          <w:rFonts w:ascii="Cambria" w:hAnsi="Cambria" w:eastAsia="Cambria"/>
          <w:i w:val="0"/>
          <w:color w:val="000000"/>
          <w:sz w:val="22"/>
        </w:rPr>
        <w:t xml:space="preserve"> </w:t>
      </w:r>
      <w:del w:id="408" w:author="OpenAI Codex" w:date="2026-10-11T00:00:00Z">
        <w:r>
          <w:rPr>
            <w:rFonts w:ascii="Cambria" w:hAnsi="Cambria" w:eastAsia="Cambria"/>
            <w:i w:val="0"/>
            <w:color w:val="000000"/>
            <w:sz w:val="22"/>
          </w:rPr>
          <w:delText xml:space="preserve">model to organize</w:delText>
        </w:r>
      </w:del>
      <w:ins w:id="409" w:author="OpenAI Codex" w:date="2026-10-11T00:00:00Z">
        <w:r>
          <w:rPr>
            <w:rFonts w:ascii="Cambria" w:hAnsi="Cambria" w:eastAsia="Cambria"/>
            <w:i w:val="0"/>
            <w:color w:val="000000"/>
            <w:sz w:val="22"/>
          </w:rPr>
          <w:t xml:space="preserve">text</w:t>
        </w:r>
      </w:ins>
      <w:r>
        <w:rPr>
          <w:rFonts w:ascii="Cambria" w:hAnsi="Cambria" w:eastAsia="Cambria"/>
          <w:i w:val="0"/>
          <w:color w:val="000000"/>
          <w:sz w:val="22"/>
        </w:rPr>
        <w:t xml:space="preserve"> and </w:t>
      </w:r>
      <w:del w:id="410" w:author="OpenAI Codex" w:date="2026-10-11T00:00:00Z">
        <w:r>
          <w:rPr>
            <w:rFonts w:ascii="Cambria" w:hAnsi="Cambria" w:eastAsia="Cambria"/>
            <w:i w:val="0"/>
            <w:color w:val="000000"/>
            <w:sz w:val="22"/>
          </w:rPr>
          <w:delText xml:space="preserve">draft</w:delText>
        </w:r>
      </w:del>
      <w:ins w:id="411" w:author="OpenAI Codex" w:date="2026-10-11T00:00:00Z">
        <w:r>
          <w:rPr>
            <w:rFonts w:ascii="Cambria" w:hAnsi="Cambria" w:eastAsia="Cambria"/>
            <w:i w:val="0"/>
            <w:color w:val="000000"/>
            <w:sz w:val="22"/>
          </w:rPr>
          <w:t xml:space="preserve">take</w:t>
        </w:r>
      </w:ins>
      <w:r>
        <w:rPr>
          <w:rFonts w:ascii="Cambria" w:hAnsi="Cambria" w:eastAsia="Cambria"/>
          <w:i w:val="0"/>
          <w:color w:val="000000"/>
          <w:sz w:val="22"/>
        </w:rPr>
        <w:t xml:space="preserve"> </w:t>
      </w:r>
      <w:del w:id="412" w:author="OpenAI Codex" w:date="2026-10-11T00:00:00Z">
        <w:r>
          <w:rPr>
            <w:rFonts w:ascii="Cambria" w:hAnsi="Cambria" w:eastAsia="Cambria"/>
            <w:i w:val="0"/>
            <w:color w:val="000000"/>
            <w:sz w:val="22"/>
          </w:rPr>
          <w:delText xml:space="preserve">the text. Human researchers remained responsible</w:delText>
        </w:r>
      </w:del>
      <w:ins w:id="413" w:author="OpenAI Codex" w:date="2026-10-11T00:00:00Z">
        <w:r>
          <w:rPr>
            <w:rFonts w:ascii="Cambria" w:hAnsi="Cambria" w:eastAsia="Cambria"/>
            <w:i w:val="0"/>
            <w:color w:val="000000"/>
            <w:sz w:val="22"/>
          </w:rPr>
          <w:t xml:space="preserve">responsibility</w:t>
        </w:r>
      </w:ins>
      <w:r>
        <w:rPr>
          <w:rFonts w:ascii="Cambria" w:hAnsi="Cambria" w:eastAsia="Cambria"/>
          <w:i w:val="0"/>
          <w:color w:val="000000"/>
          <w:sz w:val="22"/>
        </w:rPr>
        <w:t xml:space="preserve"> for </w:t>
      </w:r>
      <w:del w:id="414" w:author="OpenAI Codex" w:date="2026-10-11T00:00:00Z">
        <w:r>
          <w:rPr>
            <w:rFonts w:ascii="Cambria" w:hAnsi="Cambria" w:eastAsia="Cambria"/>
            <w:i w:val="0"/>
            <w:color w:val="000000"/>
            <w:sz w:val="22"/>
          </w:rPr>
          <w:delText xml:space="preserve">calculation</w:delText>
        </w:r>
      </w:del>
      <w:ins w:id="415" w:author="OpenAI Codex" w:date="2026-10-11T00:00:00Z">
        <w:r>
          <w:rPr>
            <w:rFonts w:ascii="Cambria" w:hAnsi="Cambria" w:eastAsia="Cambria"/>
            <w:i w:val="0"/>
            <w:color w:val="000000"/>
            <w:sz w:val="22"/>
          </w:rPr>
          <w:t xml:space="preserve">its</w:t>
        </w:r>
      </w:ins>
      <w:r>
        <w:rPr>
          <w:rFonts w:ascii="Cambria" w:hAnsi="Cambria" w:eastAsia="Cambria"/>
          <w:i w:val="0"/>
          <w:color w:val="000000"/>
          <w:sz w:val="22"/>
        </w:rPr>
        <w:t xml:space="preserve"> </w:t>
      </w:r>
      <w:del w:id="416" w:author="OpenAI Codex" w:date="2026-10-11T00:00:00Z">
        <w:r>
          <w:rPr>
            <w:rFonts w:ascii="Cambria" w:hAnsi="Cambria" w:eastAsia="Cambria"/>
            <w:i w:val="0"/>
            <w:color w:val="000000"/>
            <w:sz w:val="22"/>
          </w:rPr>
          <w:delText xml:space="preserve">choices, database integrity, interpretation, and verification of scientific results.</w:delText>
        </w:r>
      </w:del>
      <w:ins w:id="417" w:author="OpenAI Codex" w:date="2026-10-11T00:00:00Z">
        <w:r>
          <w:rPr>
            <w:rFonts w:ascii="Cambria" w:hAnsi="Cambria" w:eastAsia="Cambria"/>
            <w:i w:val="0"/>
            <w:color w:val="000000"/>
            <w:sz w:val="22"/>
          </w:rPr>
          <w:t xml:space="preserve">claims.</w:t>
        </w:r>
      </w:ins>
    </w:p>
    <w:p>
      <w:pPr>
        <w:pStyle w:val="Heading1"/>
        <w:keepNext/>
        <w:jc w:val="left"/>
      </w:pPr>
      <w:r>
        <w:rPr>
          <w:rFonts w:ascii="Cambria" w:hAnsi="Cambria" w:eastAsia="Cambria"/>
          <w:b/>
          <w:color w:val="000000"/>
          <w:sz w:val="24"/>
        </w:rPr>
        <w:t>3. Results and discussion</w:t>
      </w:r>
    </w:p>
    <w:p>
      <w:pPr>
        <w:pStyle w:val="Heading2"/>
        <w:keepNext/>
        <w:jc w:val="left"/>
      </w:pPr>
      <w:r>
        <w:rPr>
          <w:rFonts w:ascii="Cambria" w:hAnsi="Cambria" w:eastAsia="Cambria"/>
          <w:b/>
          <w:color w:val="000000"/>
          <w:sz w:val="22"/>
        </w:rPr>
        <w:t>3.1. Molecular design space and site identity</w:t>
      </w:r>
    </w:p>
    <w:p>
      <w:pPr>
        <w:widowControl/>
        <w:jc w:val="both"/>
      </w:pPr>
      <w:r>
        <w:rPr>
          <w:rFonts w:ascii="Cambria" w:hAnsi="Cambria" w:eastAsia="Cambria"/>
          <w:i w:val="0"/>
          <w:color w:val="000000"/>
          <w:sz w:val="22"/>
        </w:rPr>
        <w:t>Figure 1 shows the molecular scaffold and its modular components. The two metal positions use Cr, Mn, Fe, Co, Ni, or Cu; the bridge is N, O, or S; and the diamine is B1 or B2. The dialdehyde is fixed as A2. In each molecular catalyst, an adsorption site is a metal atom within the organic ligand framework at which an ORR intermediate is bound. The two metal atoms therefore define separate observations when both have adsorption data.</w:t>
      </w:r>
    </w:p>
    <w:p>
      <w:pPr>
        <w:keepLines/>
        <w:jc w:val="center"/>
      </w:pPr>
      <w:r>
        <w:drawing>
          <wp:inline xmlns:a="http://schemas.openxmlformats.org/drawingml/2006/main" xmlns:pic="http://schemas.openxmlformats.org/drawingml/2006/picture">
            <wp:extent cx="3060000" cy="2700277"/>
            <wp:docPr id="1" name="Picture 1"/>
            <wp:cNvGraphicFramePr>
              <a:graphicFrameLocks noChangeAspect="1"/>
            </wp:cNvGraphicFramePr>
            <a:graphic>
              <a:graphicData uri="http://schemas.openxmlformats.org/drawingml/2006/picture">
                <pic:pic>
                  <pic:nvPicPr>
                    <pic:cNvPr id="0" name="Figure_1_modular_design_space.png"/>
                    <pic:cNvPicPr/>
                  </pic:nvPicPr>
                  <pic:blipFill>
                    <a:blip r:embed="rId10"/>
                    <a:stretch>
                      <a:fillRect/>
                    </a:stretch>
                  </pic:blipFill>
                  <pic:spPr>
                    <a:xfrm>
                      <a:off x="0" y="0"/>
                      <a:ext cx="3060000" cy="2700277"/>
                    </a:xfrm>
                    <a:prstGeom prst="rect"/>
                  </pic:spPr>
                </pic:pic>
              </a:graphicData>
            </a:graphic>
          </wp:inline>
        </w:drawing>
      </w:r>
    </w:p>
    <w:p>
      <w:pPr>
        <w:keepLines/>
        <w:spacing w:after="160"/>
        <w:jc w:val="both"/>
      </w:pPr>
      <w:r>
        <w:rPr>
          <w:rFonts w:ascii="Cambria" w:hAnsi="Cambria" w:eastAsia="Cambria"/>
          <w:color w:val="000000"/>
          <w:sz w:val="22"/>
        </w:rPr>
        <w:t>Figure 1. Modular molecular structure of the catalyst library. The metal list gives the elements available at the two metal positions; bridge atoms are N, O, or S; diamines are B1 or B2; and the dialdehyde is fixed as A2. The arrows identify the metal region, bridge, diamine, and lower aromatic ring assigned to A2.</w:t>
      </w:r>
    </w:p>
    <w:p>
      <w:pPr>
        <w:widowControl/>
        <w:jc w:val="both"/>
      </w:pPr>
      <w:r>
        <w:rPr>
          <w:rFonts w:ascii="Cambria" w:hAnsi="Cambria" w:eastAsia="Cambria"/>
          <w:i w:val="0"/>
          <w:color w:val="000000"/>
          <w:sz w:val="22"/>
        </w:rPr>
        <w:t xml:space="preserve">The clean working database contains 88 catalyst structures. Exact matching of the raw O, OH, OOH-x, and OOH-z databases produced 123 complete pathways across 82 unique </w:t>
      </w:r>
      <w:del w:id="418" w:author="OpenAI Codex" w:date="2026-10-11T00:00:00Z">
        <w:r>
          <w:rPr>
            <w:rFonts w:ascii="Cambria" w:hAnsi="Cambria" w:eastAsia="Cambria"/>
            <w:i w:val="0"/>
            <w:color w:val="000000"/>
            <w:sz w:val="22"/>
          </w:rPr>
          <w:delText xml:space="preserve">catalysts. Applying</w:delText>
        </w:r>
      </w:del>
      <w:ins w:id="419" w:author="OpenAI Codex" w:date="2026-10-11T00:00:00Z">
        <w:r>
          <w:rPr>
            <w:rFonts w:ascii="Cambria" w:hAnsi="Cambria" w:eastAsia="Cambria"/>
            <w:i w:val="0"/>
            <w:color w:val="000000"/>
            <w:sz w:val="22"/>
          </w:rPr>
          <w:t xml:space="preserve">catalysts;</w:t>
        </w:r>
      </w:ins>
      <w:r>
        <w:rPr>
          <w:rFonts w:ascii="Cambria" w:hAnsi="Cambria" w:eastAsia="Cambria"/>
          <w:i w:val="0"/>
          <w:color w:val="000000"/>
          <w:sz w:val="22"/>
        </w:rPr>
        <w:t xml:space="preserve"> the specified</w:t>
      </w:r>
      <w:del w:id="420" w:author="OpenAI Codex" w:date="2026-10-11T00:00:00Z">
        <w:r>
          <w:rPr>
            <w:rFonts w:ascii="Cambria" w:hAnsi="Cambria" w:eastAsia="Cambria"/>
            <w:i w:val="0"/>
            <w:color w:val="000000"/>
            <w:sz w:val="22"/>
          </w:rPr>
          <w:delText xml:space="preserve"> energy</w:delText>
        </w:r>
      </w:del>
      <w:r>
        <w:rPr>
          <w:rFonts w:ascii="Cambria" w:hAnsi="Cambria" w:eastAsia="Cambria"/>
          <w:i w:val="0"/>
          <w:color w:val="000000"/>
          <w:sz w:val="22"/>
        </w:rPr>
        <w:t xml:space="preserve"> filters retained 118 pathways across 79 unique catalysts. </w:t>
      </w:r>
      <w:del w:id="421" w:author="OpenAI Codex" w:date="2026-10-11T00:00:00Z">
        <w:r>
          <w:rPr>
            <w:rFonts w:ascii="Cambria" w:hAnsi="Cambria" w:eastAsia="Cambria"/>
            <w:i w:val="0"/>
            <w:color w:val="000000"/>
            <w:sz w:val="22"/>
          </w:rPr>
          <w:delText xml:space="preserve">These</w:delText>
        </w:r>
      </w:del>
      <w:ins w:id="422" w:author="OpenAI Codex" w:date="2026-10-11T00:00:00Z">
        <w:r>
          <w:rPr>
            <w:rFonts w:ascii="Cambria" w:hAnsi="Cambria" w:eastAsia="Cambria"/>
            <w:i w:val="0"/>
            <w:color w:val="000000"/>
            <w:sz w:val="22"/>
          </w:rPr>
          <w:t xml:space="preserve">The</w:t>
        </w:r>
      </w:ins>
      <w:r>
        <w:rPr>
          <w:rFonts w:ascii="Cambria" w:hAnsi="Cambria" w:eastAsia="Cambria"/>
          <w:i w:val="0"/>
          <w:color w:val="000000"/>
          <w:sz w:val="22"/>
        </w:rPr>
        <w:t xml:space="preserve"> </w:t>
      </w:r>
      <w:del w:id="423" w:author="OpenAI Codex" w:date="2026-10-11T00:00:00Z">
        <w:r>
          <w:rPr>
            <w:rFonts w:ascii="Cambria" w:hAnsi="Cambria" w:eastAsia="Cambria"/>
            <w:i w:val="0"/>
            <w:color w:val="000000"/>
            <w:sz w:val="22"/>
          </w:rPr>
          <w:delText xml:space="preserve">counts</w:delText>
        </w:r>
      </w:del>
      <w:ins w:id="424" w:author="OpenAI Codex" w:date="2026-10-11T00:00:00Z">
        <w:r>
          <w:rPr>
            <w:rFonts w:ascii="Cambria" w:hAnsi="Cambria" w:eastAsia="Cambria"/>
            <w:i w:val="0"/>
            <w:color w:val="000000"/>
            <w:sz w:val="22"/>
          </w:rPr>
          <w:t xml:space="preserve">calculation</w:t>
        </w:r>
      </w:ins>
      <w:r>
        <w:rPr>
          <w:rFonts w:ascii="Cambria" w:hAnsi="Cambria" w:eastAsia="Cambria"/>
          <w:i w:val="0"/>
          <w:color w:val="000000"/>
          <w:sz w:val="22"/>
        </w:rPr>
        <w:t xml:space="preserve"> </w:t>
      </w:r>
      <w:del w:id="425" w:author="OpenAI Codex" w:date="2026-10-11T00:00:00Z">
        <w:r>
          <w:rPr>
            <w:rFonts w:ascii="Cambria" w:hAnsi="Cambria" w:eastAsia="Cambria"/>
            <w:i w:val="0"/>
            <w:color w:val="000000"/>
            <w:sz w:val="22"/>
          </w:rPr>
          <w:delText xml:space="preserve">describe</w:delText>
        </w:r>
      </w:del>
      <w:ins w:id="426" w:author="OpenAI Codex" w:date="2026-10-11T00:00:00Z">
        <w:r>
          <w:rPr>
            <w:rFonts w:ascii="Cambria" w:hAnsi="Cambria" w:eastAsia="Cambria"/>
            <w:i w:val="0"/>
            <w:color w:val="000000"/>
            <w:sz w:val="22"/>
          </w:rPr>
          <w:t xml:space="preserve">report</w:t>
        </w:r>
      </w:ins>
      <w:r>
        <w:rPr>
          <w:rFonts w:ascii="Cambria" w:hAnsi="Cambria" w:eastAsia="Cambria"/>
          <w:i w:val="0"/>
          <w:color w:val="000000"/>
          <w:sz w:val="22"/>
        </w:rPr>
        <w:t xml:space="preserve"> </w:t>
      </w:r>
      <w:del w:id="427" w:author="OpenAI Codex" w:date="2026-10-11T00:00:00Z">
        <w:r>
          <w:rPr>
            <w:rFonts w:ascii="Cambria" w:hAnsi="Cambria" w:eastAsia="Cambria"/>
            <w:i w:val="0"/>
            <w:color w:val="000000"/>
            <w:sz w:val="22"/>
          </w:rPr>
          <w:delText xml:space="preserve">the</w:delText>
        </w:r>
      </w:del>
      <w:ins w:id="428" w:author="OpenAI Codex" w:date="2026-10-11T00:00:00Z">
        <w:r>
          <w:rPr>
            <w:rFonts w:ascii="Cambria" w:hAnsi="Cambria" w:eastAsia="Cambria"/>
            <w:i w:val="0"/>
            <w:color w:val="000000"/>
            <w:sz w:val="22"/>
          </w:rPr>
          <w:t xml:space="preserve">gives</w:t>
        </w:r>
      </w:ins>
      <w:r>
        <w:rPr>
          <w:rFonts w:ascii="Cambria" w:hAnsi="Cambria" w:eastAsia="Cambria"/>
          <w:i w:val="0"/>
          <w:color w:val="000000"/>
          <w:sz w:val="22"/>
        </w:rPr>
        <w:t xml:space="preserve"> </w:t>
      </w:r>
      <w:del w:id="429" w:author="OpenAI Codex" w:date="2026-10-11T00:00:00Z">
        <w:r>
          <w:rPr>
            <w:rFonts w:ascii="Cambria" w:hAnsi="Cambria" w:eastAsia="Cambria"/>
            <w:i w:val="0"/>
            <w:color w:val="000000"/>
            <w:sz w:val="22"/>
          </w:rPr>
          <w:delText xml:space="preserve">current</w:delText>
        </w:r>
      </w:del>
      <w:ins w:id="430" w:author="OpenAI Codex" w:date="2026-10-11T00:00:00Z">
        <w:r>
          <w:rPr>
            <w:rFonts w:ascii="Cambria" w:hAnsi="Cambria" w:eastAsia="Cambria"/>
            <w:i w:val="0"/>
            <w:color w:val="000000"/>
            <w:sz w:val="22"/>
          </w:rPr>
          <w:t xml:space="preserve">114</w:t>
        </w:r>
      </w:ins>
      <w:r>
        <w:rPr>
          <w:rFonts w:ascii="Cambria" w:hAnsi="Cambria" w:eastAsia="Cambria"/>
          <w:i w:val="0"/>
          <w:color w:val="000000"/>
          <w:sz w:val="22"/>
        </w:rPr>
        <w:t xml:space="preserve"> </w:t>
      </w:r>
      <w:del w:id="431" w:author="OpenAI Codex" w:date="2026-10-11T00:00:00Z">
        <w:r>
          <w:rPr>
            <w:rFonts w:ascii="Cambria" w:hAnsi="Cambria" w:eastAsia="Cambria"/>
            <w:i w:val="0"/>
            <w:color w:val="000000"/>
            <w:sz w:val="22"/>
          </w:rPr>
          <w:delText xml:space="preserve">working</w:delText>
        </w:r>
      </w:del>
      <w:ins w:id="432" w:author="OpenAI Codex" w:date="2026-10-11T00:00:00Z">
        <w:r>
          <w:rPr>
            <w:rFonts w:ascii="Cambria" w:hAnsi="Cambria" w:eastAsia="Cambria"/>
            <w:i w:val="0"/>
            <w:color w:val="000000"/>
            <w:sz w:val="22"/>
          </w:rPr>
          <w:t xml:space="preserve">complete</w:t>
        </w:r>
      </w:ins>
      <w:r>
        <w:rPr>
          <w:rFonts w:ascii="Cambria" w:hAnsi="Cambria" w:eastAsia="Cambria"/>
          <w:i w:val="0"/>
          <w:color w:val="000000"/>
          <w:sz w:val="22"/>
        </w:rPr>
        <w:t xml:space="preserve"> </w:t>
      </w:r>
      <w:del w:id="433" w:author="OpenAI Codex" w:date="2026-10-11T00:00:00Z">
        <w:r>
          <w:rPr>
            <w:rFonts w:ascii="Cambria" w:hAnsi="Cambria" w:eastAsia="Cambria"/>
            <w:i w:val="0"/>
            <w:color w:val="000000"/>
            <w:sz w:val="22"/>
          </w:rPr>
          <w:delText xml:space="preserve">databases</w:delText>
        </w:r>
      </w:del>
      <w:ins w:id="434" w:author="OpenAI Codex" w:date="2026-10-11T00:00:00Z">
        <w:r>
          <w:rPr>
            <w:rFonts w:ascii="Cambria" w:hAnsi="Cambria" w:eastAsia="Cambria"/>
            <w:i w:val="0"/>
            <w:color w:val="000000"/>
            <w:sz w:val="22"/>
          </w:rPr>
          <w:t xml:space="preserve">catalyst</w:t>
        </w:r>
      </w:ins>
      <w:r>
        <w:rPr>
          <w:rFonts w:ascii="Cambria" w:hAnsi="Cambria" w:eastAsia="Cambria"/>
          <w:i w:val="0"/>
          <w:color w:val="000000"/>
          <w:sz w:val="22"/>
        </w:rPr>
        <w:t xml:space="preserve"> and </w:t>
      </w:r>
      <w:del w:id="435" w:author="OpenAI Codex" w:date="2026-10-11T00:00:00Z">
        <w:r>
          <w:rPr>
            <w:rFonts w:ascii="Cambria" w:hAnsi="Cambria" w:eastAsia="Cambria"/>
            <w:i w:val="0"/>
            <w:color w:val="000000"/>
            <w:sz w:val="22"/>
          </w:rPr>
          <w:delText xml:space="preserve">remain</w:delText>
        </w:r>
      </w:del>
      <w:ins w:id="436" w:author="OpenAI Codex" w:date="2026-10-11T00:00:00Z">
        <w:r>
          <w:rPr>
            <w:rFonts w:ascii="Cambria" w:hAnsi="Cambria" w:eastAsia="Cambria"/>
            <w:i w:val="0"/>
            <w:color w:val="000000"/>
            <w:sz w:val="22"/>
          </w:rPr>
          <w:t xml:space="preserve">adsorption</w:t>
        </w:r>
      </w:ins>
      <w:r>
        <w:rPr>
          <w:rFonts w:ascii="Cambria" w:hAnsi="Cambria" w:eastAsia="Cambria"/>
          <w:i w:val="0"/>
          <w:color w:val="000000"/>
          <w:sz w:val="22"/>
        </w:rPr>
        <w:t xml:space="preserve"> </w:t>
      </w:r>
      <w:del w:id="437" w:author="OpenAI Codex" w:date="2026-10-11T00:00:00Z">
        <w:r>
          <w:rPr>
            <w:rFonts w:ascii="Cambria" w:hAnsi="Cambria" w:eastAsia="Cambria"/>
            <w:i w:val="0"/>
            <w:color w:val="000000"/>
            <w:sz w:val="22"/>
          </w:rPr>
          <w:delText xml:space="preserve">provisional</w:delText>
        </w:r>
      </w:del>
      <w:ins w:id="438" w:author="OpenAI Codex" w:date="2026-10-11T00:00:00Z">
        <w:r>
          <w:rPr>
            <w:rFonts w:ascii="Cambria" w:hAnsi="Cambria" w:eastAsia="Cambria"/>
            <w:i w:val="0"/>
            <w:color w:val="000000"/>
            <w:sz w:val="22"/>
          </w:rPr>
          <w:t xml:space="preserve">site</w:t>
        </w:r>
      </w:ins>
      <w:r>
        <w:rPr>
          <w:rFonts w:ascii="Cambria" w:hAnsi="Cambria" w:eastAsia="Cambria"/>
          <w:i w:val="0"/>
          <w:color w:val="000000"/>
          <w:sz w:val="22"/>
        </w:rPr>
        <w:t xml:space="preserve"> </w:t>
      </w:r>
      <w:del w:id="439" w:author="OpenAI Codex" w:date="2026-10-11T00:00:00Z">
        <w:r>
          <w:rPr>
            <w:rFonts w:ascii="Cambria" w:hAnsi="Cambria" w:eastAsia="Cambria"/>
            <w:i w:val="0"/>
            <w:color w:val="000000"/>
            <w:sz w:val="22"/>
          </w:rPr>
          <w:delText xml:space="preserve">until</w:delText>
        </w:r>
      </w:del>
      <w:ins w:id="440" w:author="OpenAI Codex" w:date="2026-10-11T00:00:00Z">
        <w:r>
          <w:rPr>
            <w:rFonts w:ascii="Cambria" w:hAnsi="Cambria" w:eastAsia="Cambria"/>
            <w:i w:val="0"/>
            <w:color w:val="000000"/>
            <w:sz w:val="22"/>
          </w:rPr>
          <w:t xml:space="preserve">systems. Its cohort or inclusion definition remains to be identified, so</w:t>
        </w:r>
      </w:ins>
      <w:r>
        <w:rPr>
          <w:rFonts w:ascii="Cambria" w:hAnsi="Cambria" w:eastAsia="Cambria"/>
          <w:i w:val="0"/>
          <w:color w:val="000000"/>
          <w:sz w:val="22"/>
        </w:rPr>
        <w:t xml:space="preserve"> the final </w:t>
      </w:r>
      <w:del w:id="441" w:author="OpenAI Codex" w:date="2026-10-11T00:00:00Z">
        <w:r>
          <w:rPr>
            <w:rFonts w:ascii="Cambria" w:hAnsi="Cambria" w:eastAsia="Cambria"/>
            <w:i w:val="0"/>
            <w:color w:val="000000"/>
            <w:sz w:val="22"/>
          </w:rPr>
          <w:delText xml:space="preserve">databases</w:delText>
        </w:r>
      </w:del>
      <w:ins w:id="442" w:author="OpenAI Codex" w:date="2026-10-11T00:00:00Z">
        <w:r>
          <w:rPr>
            <w:rFonts w:ascii="Cambria" w:hAnsi="Cambria" w:eastAsia="Cambria"/>
            <w:i w:val="0"/>
            <w:color w:val="000000"/>
            <w:sz w:val="22"/>
          </w:rPr>
          <w:t xml:space="preserve">pathway</w:t>
        </w:r>
      </w:ins>
      <w:r>
        <w:rPr>
          <w:rFonts w:ascii="Cambria" w:hAnsi="Cambria" w:eastAsia="Cambria"/>
          <w:i w:val="0"/>
          <w:color w:val="000000"/>
          <w:sz w:val="22"/>
        </w:rPr>
        <w:t xml:space="preserve"> </w:t>
      </w:r>
      <w:del w:id="443" w:author="OpenAI Codex" w:date="2026-10-11T00:00:00Z">
        <w:r>
          <w:rPr>
            <w:rFonts w:ascii="Cambria" w:hAnsi="Cambria" w:eastAsia="Cambria"/>
            <w:i w:val="0"/>
            <w:color w:val="000000"/>
            <w:sz w:val="22"/>
          </w:rPr>
          <w:delText xml:space="preserve">are</w:delText>
        </w:r>
      </w:del>
      <w:ins w:id="444" w:author="OpenAI Codex" w:date="2026-10-11T00:00:00Z">
        <w:r>
          <w:rPr>
            <w:rFonts w:ascii="Cambria" w:hAnsi="Cambria" w:eastAsia="Cambria"/>
            <w:i w:val="0"/>
            <w:color w:val="000000"/>
            <w:sz w:val="22"/>
          </w:rPr>
          <w:t xml:space="preserve">count</w:t>
        </w:r>
      </w:ins>
      <w:r>
        <w:rPr>
          <w:rFonts w:ascii="Cambria" w:hAnsi="Cambria" w:eastAsia="Cambria"/>
          <w:i w:val="0"/>
          <w:color w:val="000000"/>
          <w:sz w:val="22"/>
        </w:rPr>
        <w:t xml:space="preserve"> </w:t>
      </w:r>
      <w:del w:id="445" w:author="OpenAI Codex" w:date="2026-10-11T00:00:00Z">
        <w:r>
          <w:rPr>
            <w:rFonts w:ascii="Cambria" w:hAnsi="Cambria" w:eastAsia="Cambria"/>
            <w:i w:val="0"/>
            <w:color w:val="000000"/>
            <w:sz w:val="22"/>
          </w:rPr>
          <w:delText xml:space="preserve">supplied</w:delText>
        </w:r>
      </w:del>
      <w:ins w:id="446" w:author="OpenAI Codex" w:date="2026-10-11T00:00:00Z">
        <w:r>
          <w:rPr>
            <w:rFonts w:ascii="Cambria" w:hAnsi="Cambria" w:eastAsia="Cambria"/>
            <w:i w:val="0"/>
            <w:color w:val="000000"/>
            <w:sz w:val="22"/>
          </w:rPr>
          <w:t xml:space="preserve">awaits</w:t>
        </w:r>
      </w:ins>
      <w:r>
        <w:rPr>
          <w:rFonts w:ascii="Cambria" w:hAnsi="Cambria" w:eastAsia="Cambria"/>
          <w:i w:val="0"/>
          <w:color w:val="000000"/>
          <w:sz w:val="22"/>
        </w:rPr>
        <w:t xml:space="preserve"> </w:t>
      </w:r>
      <w:del w:id="447" w:author="OpenAI Codex" w:date="2026-10-11T00:00:00Z">
        <w:r>
          <w:rPr>
            <w:rFonts w:ascii="Cambria" w:hAnsi="Cambria" w:eastAsia="Cambria"/>
            <w:i w:val="0"/>
            <w:color w:val="000000"/>
            <w:sz w:val="22"/>
          </w:rPr>
          <w:delText xml:space="preserve">and audited.</w:delText>
        </w:r>
      </w:del>
      <w:ins w:id="448" w:author="OpenAI Codex" w:date="2026-10-11T00:00:00Z">
        <w:r>
          <w:rPr>
            <w:rFonts w:ascii="Cambria" w:hAnsi="Cambria" w:eastAsia="Cambria"/>
            <w:i w:val="0"/>
            <w:color w:val="000000"/>
            <w:sz w:val="22"/>
          </w:rPr>
          <w:t xml:space="preserve">reconciliation.</w:t>
        </w:r>
      </w:ins>
    </w:p>
    <w:p>
      <w:pPr>
        <w:pStyle w:val="Heading2"/>
        <w:keepNext/>
        <w:jc w:val="left"/>
      </w:pPr>
      <w:r>
        <w:rPr>
          <w:rFonts w:ascii="Cambria" w:hAnsi="Cambria" w:eastAsia="Cambria"/>
          <w:b/>
          <w:color w:val="000000"/>
          <w:sz w:val="22"/>
        </w:rPr>
        <w:t>3.2. Adsorption scaling and calculated ORR thermodynamics</w:t>
      </w:r>
    </w:p>
    <w:p>
      <w:pPr>
        <w:widowControl/>
        <w:jc w:val="both"/>
      </w:pPr>
      <w:r>
        <w:rPr>
          <w:rFonts w:ascii="Cambria" w:hAnsi="Cambria" w:eastAsia="Cambria"/>
          <w:i w:val="0"/>
          <w:color w:val="000000"/>
          <w:sz w:val="22"/>
        </w:rPr>
        <w:t xml:space="preserve">Figure 2a compares O and OOH adsorption free energies with OH adsorption free energy. For the filtered working dataset, the global OOH–OH fit is ΔG(OOH*) = 0.69ΔG(OH*) + 2.98 eV (R² = 0.84), while the O–OH fit is ΔG(O*) = 1.66ΔG(OH*) + 1.20 eV (R² = 0.93). </w:t>
      </w:r>
      <w:del w:id="449" w:author="OpenAI Codex" w:date="2026-10-11T00:00:00Z">
        <w:r>
          <w:rPr>
            <w:rFonts w:ascii="Cambria" w:hAnsi="Cambria" w:eastAsia="Cambria"/>
            <w:i w:val="0"/>
            <w:color w:val="000000"/>
            <w:sz w:val="22"/>
          </w:rPr>
          <w:delText xml:space="preserve">The</w:delText>
        </w:r>
      </w:del>
      <w:ins w:id="450" w:author="OpenAI Codex" w:date="2026-10-11T00:00:00Z">
        <w:r>
          <w:rPr>
            <w:rFonts w:ascii="Cambria" w:hAnsi="Cambria" w:eastAsia="Cambria"/>
            <w:i w:val="0"/>
            <w:color w:val="000000"/>
            <w:sz w:val="22"/>
          </w:rPr>
          <w:t xml:space="preserve">Their</w:t>
        </w:r>
      </w:ins>
      <w:r>
        <w:rPr>
          <w:rFonts w:ascii="Cambria" w:hAnsi="Cambria" w:eastAsia="Cambria"/>
          <w:i w:val="0"/>
          <w:color w:val="000000"/>
          <w:sz w:val="22"/>
        </w:rPr>
        <w:t xml:space="preserve"> </w:t>
      </w:r>
      <w:del w:id="451" w:author="OpenAI Codex" w:date="2026-10-11T00:00:00Z">
        <w:r>
          <w:rPr>
            <w:rFonts w:ascii="Cambria" w:hAnsi="Cambria" w:eastAsia="Cambria"/>
            <w:i w:val="0"/>
            <w:color w:val="000000"/>
            <w:sz w:val="22"/>
          </w:rPr>
          <w:delText xml:space="preserve">two relations differ in slope</w:delText>
        </w:r>
      </w:del>
      <w:ins w:id="452" w:author="OpenAI Codex" w:date="2026-10-11T00:00:00Z">
        <w:r>
          <w:rPr>
            <w:rFonts w:ascii="Cambria" w:hAnsi="Cambria" w:eastAsia="Cambria"/>
            <w:i w:val="0"/>
            <w:color w:val="000000"/>
            <w:sz w:val="22"/>
          </w:rPr>
          <w:t xml:space="preserve">slopes</w:t>
        </w:r>
      </w:ins>
      <w:r>
        <w:rPr>
          <w:rFonts w:ascii="Cambria" w:hAnsi="Cambria" w:eastAsia="Cambria"/>
          <w:i w:val="0"/>
          <w:color w:val="000000"/>
          <w:sz w:val="22"/>
        </w:rPr>
        <w:t xml:space="preserve"> and </w:t>
      </w:r>
      <w:del w:id="453" w:author="OpenAI Codex" w:date="2026-10-11T00:00:00Z">
        <w:r>
          <w:rPr>
            <w:rFonts w:ascii="Cambria" w:hAnsi="Cambria" w:eastAsia="Cambria"/>
            <w:i w:val="0"/>
            <w:color w:val="000000"/>
            <w:sz w:val="22"/>
          </w:rPr>
          <w:delText xml:space="preserve">dispersion,</w:delText>
        </w:r>
      </w:del>
      <w:ins w:id="454" w:author="OpenAI Codex" w:date="2026-10-11T00:00:00Z">
        <w:r>
          <w:rPr>
            <w:rFonts w:ascii="Cambria" w:hAnsi="Cambria" w:eastAsia="Cambria"/>
            <w:i w:val="0"/>
            <w:color w:val="000000"/>
            <w:sz w:val="22"/>
          </w:rPr>
          <w:t xml:space="preserve">dispersion</w:t>
        </w:r>
      </w:ins>
      <w:r>
        <w:rPr>
          <w:rFonts w:ascii="Cambria" w:hAnsi="Cambria" w:eastAsia="Cambria"/>
          <w:i w:val="0"/>
          <w:color w:val="000000"/>
          <w:sz w:val="22"/>
        </w:rPr>
        <w:t xml:space="preserve"> </w:t>
      </w:r>
      <w:del w:id="455" w:author="OpenAI Codex" w:date="2026-10-11T00:00:00Z">
        <w:r>
          <w:rPr>
            <w:rFonts w:ascii="Cambria" w:hAnsi="Cambria" w:eastAsia="Cambria"/>
            <w:i w:val="0"/>
            <w:color w:val="000000"/>
            <w:sz w:val="22"/>
          </w:rPr>
          <w:delText xml:space="preserve">showing</w:delText>
        </w:r>
      </w:del>
      <w:ins w:id="456" w:author="OpenAI Codex" w:date="2026-10-11T00:00:00Z">
        <w:r>
          <w:rPr>
            <w:rFonts w:ascii="Cambria" w:hAnsi="Cambria" w:eastAsia="Cambria"/>
            <w:i w:val="0"/>
            <w:color w:val="000000"/>
            <w:sz w:val="22"/>
          </w:rPr>
          <w:t xml:space="preserve">differ,</w:t>
        </w:r>
      </w:ins>
      <w:r>
        <w:rPr>
          <w:rFonts w:ascii="Cambria" w:hAnsi="Cambria" w:eastAsia="Cambria"/>
          <w:i w:val="0"/>
          <w:color w:val="000000"/>
          <w:sz w:val="22"/>
        </w:rPr>
        <w:t xml:space="preserve"> </w:t>
      </w:r>
      <w:del w:id="457" w:author="OpenAI Codex" w:date="2026-10-11T00:00:00Z">
        <w:r>
          <w:rPr>
            <w:rFonts w:ascii="Cambria" w:hAnsi="Cambria" w:eastAsia="Cambria"/>
            <w:i w:val="0"/>
            <w:color w:val="000000"/>
            <w:sz w:val="22"/>
          </w:rPr>
          <w:delText xml:space="preserve">that</w:delText>
        </w:r>
      </w:del>
      <w:ins w:id="458" w:author="OpenAI Codex" w:date="2026-10-11T00:00:00Z">
        <w:r>
          <w:rPr>
            <w:rFonts w:ascii="Cambria" w:hAnsi="Cambria" w:eastAsia="Cambria"/>
            <w:i w:val="0"/>
            <w:color w:val="000000"/>
            <w:sz w:val="22"/>
          </w:rPr>
          <w:t xml:space="preserve">motivating</w:t>
        </w:r>
      </w:ins>
      <w:r>
        <w:rPr>
          <w:rFonts w:ascii="Cambria" w:hAnsi="Cambria" w:eastAsia="Cambria"/>
          <w:i w:val="0"/>
          <w:color w:val="000000"/>
          <w:sz w:val="22"/>
        </w:rPr>
        <w:t xml:space="preserve"> </w:t>
      </w:r>
      <w:del w:id="459" w:author="OpenAI Codex" w:date="2026-10-11T00:00:00Z">
        <w:r>
          <w:rPr>
            <w:rFonts w:ascii="Cambria" w:hAnsi="Cambria" w:eastAsia="Cambria"/>
            <w:i w:val="0"/>
            <w:color w:val="000000"/>
            <w:sz w:val="22"/>
          </w:rPr>
          <w:delText xml:space="preserve">one</w:delText>
        </w:r>
      </w:del>
      <w:ins w:id="460" w:author="OpenAI Codex" w:date="2026-10-11T00:00:00Z">
        <w:r>
          <w:rPr>
            <w:rFonts w:ascii="Cambria" w:hAnsi="Cambria" w:eastAsia="Cambria"/>
            <w:i w:val="0"/>
            <w:color w:val="000000"/>
            <w:sz w:val="22"/>
          </w:rPr>
          <w:t xml:space="preserve">family</w:t>
        </w:r>
      </w:ins>
      <w:r>
        <w:rPr>
          <w:rFonts w:ascii="Cambria" w:hAnsi="Cambria" w:eastAsia="Cambria"/>
          <w:i w:val="0"/>
          <w:color w:val="000000"/>
          <w:sz w:val="22"/>
        </w:rPr>
        <w:t xml:space="preserve"> </w:t>
      </w:r>
      <w:del w:id="461" w:author="OpenAI Codex" w:date="2026-10-11T00:00:00Z">
        <w:r>
          <w:rPr>
            <w:rFonts w:ascii="Cambria" w:hAnsi="Cambria" w:eastAsia="Cambria"/>
            <w:i w:val="0"/>
            <w:color w:val="000000"/>
            <w:sz w:val="22"/>
          </w:rPr>
          <w:delText xml:space="preserve">descriptor</w:delText>
        </w:r>
      </w:del>
      <w:ins w:id="462" w:author="OpenAI Codex" w:date="2026-10-11T00:00:00Z">
        <w:r>
          <w:rPr>
            <w:rFonts w:ascii="Cambria" w:hAnsi="Cambria" w:eastAsia="Cambria"/>
            <w:i w:val="0"/>
            <w:color w:val="000000"/>
            <w:sz w:val="22"/>
          </w:rPr>
          <w:t xml:space="preserve">resolved</w:t>
        </w:r>
      </w:ins>
      <w:r>
        <w:rPr>
          <w:rFonts w:ascii="Cambria" w:hAnsi="Cambria" w:eastAsia="Cambria"/>
          <w:i w:val="0"/>
          <w:color w:val="000000"/>
          <w:sz w:val="22"/>
        </w:rPr>
        <w:t xml:space="preserve"> </w:t>
      </w:r>
      <w:del w:id="463" w:author="OpenAI Codex" w:date="2026-10-11T00:00:00Z">
        <w:r>
          <w:rPr>
            <w:rFonts w:ascii="Cambria" w:hAnsi="Cambria" w:eastAsia="Cambria"/>
            <w:i w:val="0"/>
            <w:color w:val="000000"/>
            <w:sz w:val="22"/>
          </w:rPr>
          <w:delText xml:space="preserve">does</w:delText>
        </w:r>
      </w:del>
      <w:ins w:id="464" w:author="OpenAI Codex" w:date="2026-10-11T00:00:00Z">
        <w:r>
          <w:rPr>
            <w:rFonts w:ascii="Cambria" w:hAnsi="Cambria" w:eastAsia="Cambria"/>
            <w:i w:val="0"/>
            <w:color w:val="000000"/>
            <w:sz w:val="22"/>
          </w:rPr>
          <w:t xml:space="preserve">comparisons</w:t>
        </w:r>
      </w:ins>
      <w:r>
        <w:rPr>
          <w:rFonts w:ascii="Cambria" w:hAnsi="Cambria" w:eastAsia="Cambria"/>
          <w:i w:val="0"/>
          <w:color w:val="000000"/>
          <w:sz w:val="22"/>
        </w:rPr>
        <w:t xml:space="preserve"> </w:t>
      </w:r>
      <w:del w:id="465" w:author="OpenAI Codex" w:date="2026-10-11T00:00:00Z">
        <w:r>
          <w:rPr>
            <w:rFonts w:ascii="Cambria" w:hAnsi="Cambria" w:eastAsia="Cambria"/>
            <w:i w:val="0"/>
            <w:color w:val="000000"/>
            <w:sz w:val="22"/>
          </w:rPr>
          <w:delText xml:space="preserve">not</w:delText>
        </w:r>
      </w:del>
      <w:ins w:id="466" w:author="OpenAI Codex" w:date="2026-10-11T00:00:00Z">
        <w:r>
          <w:rPr>
            <w:rFonts w:ascii="Cambria" w:hAnsi="Cambria" w:eastAsia="Cambria"/>
            <w:i w:val="0"/>
            <w:color w:val="000000"/>
            <w:sz w:val="22"/>
          </w:rPr>
          <w:t xml:space="preserve">with</w:t>
        </w:r>
      </w:ins>
      <w:r>
        <w:rPr>
          <w:rFonts w:ascii="Cambria" w:hAnsi="Cambria" w:eastAsia="Cambria"/>
          <w:i w:val="0"/>
          <w:color w:val="000000"/>
          <w:sz w:val="22"/>
        </w:rPr>
        <w:t xml:space="preserve"> </w:t>
      </w:r>
      <w:del w:id="467" w:author="OpenAI Codex" w:date="2026-10-11T00:00:00Z">
        <w:r>
          <w:rPr>
            <w:rFonts w:ascii="Cambria" w:hAnsi="Cambria" w:eastAsia="Cambria"/>
            <w:i w:val="0"/>
            <w:color w:val="000000"/>
            <w:sz w:val="22"/>
          </w:rPr>
          <w:delText xml:space="preserve">capture the same variation for all oxygen intermediates. The current data do not establish that the conventional</w:delText>
        </w:r>
      </w:del>
      <w:ins w:id="468" w:author="OpenAI Codex" w:date="2026-10-11T00:00:00Z">
        <w:r>
          <w:rPr>
            <w:rFonts w:ascii="Cambria" w:hAnsi="Cambria" w:eastAsia="Cambria"/>
            <w:i w:val="0"/>
            <w:color w:val="000000"/>
            <w:sz w:val="22"/>
          </w:rPr>
          <w:t xml:space="preserve">established</w:t>
        </w:r>
      </w:ins>
      <w:r>
        <w:rPr>
          <w:rFonts w:ascii="Cambria" w:hAnsi="Cambria" w:eastAsia="Cambria"/>
          <w:i w:val="0"/>
          <w:color w:val="000000"/>
          <w:sz w:val="22"/>
        </w:rPr>
        <w:t xml:space="preserve"> scaling </w:t>
      </w:r>
      <w:del w:id="469" w:author="OpenAI Codex" w:date="2026-10-11T00:00:00Z">
        <w:r>
          <w:rPr>
            <w:rFonts w:ascii="Cambria" w:hAnsi="Cambria" w:eastAsia="Cambria"/>
            <w:i w:val="0"/>
            <w:color w:val="000000"/>
            <w:sz w:val="22"/>
          </w:rPr>
          <w:delText xml:space="preserve">constraint</w:delText>
        </w:r>
      </w:del>
      <w:ins w:id="470" w:author="OpenAI Codex" w:date="2026-10-11T00:00:00Z">
        <w:r>
          <w:rPr>
            <w:rFonts w:ascii="Cambria" w:hAnsi="Cambria" w:eastAsia="Cambria"/>
            <w:i w:val="0"/>
            <w:color w:val="000000"/>
            <w:sz w:val="22"/>
          </w:rPr>
          <w:t xml:space="preserve">constraints</w:t>
        </w:r>
      </w:ins>
      <w:r>
        <w:rPr>
          <w:rFonts w:ascii="Cambria" w:hAnsi="Cambria" w:eastAsia="Cambria"/>
          <w:i w:val="0"/>
          <w:color w:val="000000"/>
          <w:sz w:val="22"/>
        </w:rPr>
        <w:t xml:space="preserve"> </w:t>
      </w:r>
      <w:del w:id="471" w:author="OpenAI Codex" w:date="2026-10-11T00:00:00Z">
        <w:r>
          <w:rPr>
            <w:rFonts w:ascii="Cambria" w:hAnsi="Cambria" w:eastAsia="Cambria"/>
            <w:i w:val="0"/>
            <w:color w:val="000000"/>
            <w:sz w:val="22"/>
          </w:rPr>
          <w:delText xml:space="preserve">is</w:delText>
        </w:r>
      </w:del>
      <w:ins w:id="472" w:author="OpenAI Codex" w:date="2026-10-11T00:00:00Z">
        <w:r>
          <w:rPr>
            <w:rFonts w:ascii="Cambria" w:hAnsi="Cambria" w:eastAsia="Cambria"/>
            <w:i w:val="0"/>
            <w:color w:val="000000"/>
            <w:sz w:val="22"/>
          </w:rPr>
          <w:t xml:space="preserve">before</w:t>
        </w:r>
      </w:ins>
      <w:r>
        <w:rPr>
          <w:rFonts w:ascii="Cambria" w:hAnsi="Cambria" w:eastAsia="Cambria"/>
          <w:i w:val="0"/>
          <w:color w:val="000000"/>
          <w:sz w:val="22"/>
        </w:rPr>
        <w:t xml:space="preserve"> </w:t>
      </w:r>
      <w:del w:id="473" w:author="OpenAI Codex" w:date="2026-10-11T00:00:00Z">
        <w:r>
          <w:rPr>
            <w:rFonts w:ascii="Cambria" w:hAnsi="Cambria" w:eastAsia="Cambria"/>
            <w:i w:val="0"/>
            <w:color w:val="000000"/>
            <w:sz w:val="22"/>
          </w:rPr>
          <w:delText xml:space="preserve">removed.</w:delText>
        </w:r>
      </w:del>
      <w:ins w:id="474" w:author="OpenAI Codex" w:date="2026-10-11T00:00:00Z">
        <w:r>
          <w:rPr>
            <w:rFonts w:ascii="Cambria" w:hAnsi="Cambria" w:eastAsia="Cambria"/>
            <w:i w:val="0"/>
            <w:color w:val="000000"/>
            <w:sz w:val="22"/>
          </w:rPr>
          <w:t xml:space="preserve">claims about breaking those constraints.</w:t>
        </w:r>
      </w:ins>
      <w:r>
        <w:rPr>
          <w:rFonts w:ascii="Cambria" w:hAnsi="Cambria" w:eastAsia="Cambria"/>
          <w:i w:val="0"/>
          <w:color w:val="000000"/>
          <w:sz w:val="22"/>
        </w:rPr>
        <w:t xml:space="preserve"> Prior work on molecular Co₂ catalysts reports bidentate OOH binding, and DFT analysis of related salphen units reports family dependent scaling behavior [5,2].</w:t>
      </w:r>
    </w:p>
    <w:p>
      <w:pPr>
        <w:keepLines/>
        <w:jc w:val="center"/>
      </w:pPr>
      <w:r>
        <w:drawing>
          <wp:inline xmlns:a="http://schemas.openxmlformats.org/drawingml/2006/main" xmlns:pic="http://schemas.openxmlformats.org/drawingml/2006/picture">
            <wp:extent cx="6120000" cy="3059238"/>
            <wp:docPr id="2" name="Picture 2"/>
            <wp:cNvGraphicFramePr>
              <a:graphicFrameLocks noChangeAspect="1"/>
            </wp:cNvGraphicFramePr>
            <a:graphic>
              <a:graphicData uri="http://schemas.openxmlformats.org/drawingml/2006/picture">
                <pic:pic>
                  <pic:nvPicPr>
                    <pic:cNvPr id="0" name="Figure_2_scaling_relations_v7.png"/>
                    <pic:cNvPicPr/>
                  </pic:nvPicPr>
                  <pic:blipFill>
                    <a:blip r:embed="rId11"/>
                    <a:stretch>
                      <a:fillRect/>
                    </a:stretch>
                  </pic:blipFill>
                  <pic:spPr>
                    <a:xfrm>
                      <a:off x="0" y="0"/>
                      <a:ext cx="6120000" cy="3059238"/>
                    </a:xfrm>
                    <a:prstGeom prst="rect"/>
                  </pic:spPr>
                </pic:pic>
              </a:graphicData>
            </a:graphic>
          </wp:inline>
        </w:drawing>
      </w:r>
    </w:p>
    <w:p>
      <w:pPr>
        <w:keepLines/>
        <w:spacing w:after="160"/>
        <w:jc w:val="both"/>
      </w:pPr>
      <w:r>
        <w:rPr>
          <w:rFonts w:ascii="Cambria" w:hAnsi="Cambria" w:eastAsia="Cambria"/>
          <w:color w:val="000000"/>
          <w:sz w:val="22"/>
        </w:rPr>
        <w:t xml:space="preserve">Figure 2. Scaling relations and conventional computational hydrogen electrode analysis for the current working catalyst set. Catalyst structural features are summarized in Figure 1. (a) O and OOH adsorption free energies versus OH adsorption free energy. </w:t>
      </w:r>
      <w:del w:id="475" w:author="OpenAI Codex" w:date="2026-10-11T00:00:00Z">
        <w:r>
          <w:rPr>
            <w:rFonts w:ascii="Cambria" w:hAnsi="Cambria" w:eastAsia="Cambria"/>
            <w:color w:val="000000"/>
            <w:sz w:val="22"/>
          </w:rPr>
          <w:delText xml:space="preserve">Colored</w:delText>
        </w:r>
      </w:del>
      <w:ins w:id="476" w:author="OpenAI Codex" w:date="2026-10-11T00:00:00Z">
        <w:r>
          <w:rPr>
            <w:rFonts w:ascii="Cambria" w:hAnsi="Cambria" w:eastAsia="Cambria"/>
            <w:color w:val="000000"/>
            <w:sz w:val="22"/>
          </w:rPr>
          <w:t xml:space="preserve">Marker</w:t>
        </w:r>
      </w:ins>
      <w:r>
        <w:rPr>
          <w:rFonts w:ascii="Cambria" w:hAnsi="Cambria" w:eastAsia="Cambria"/>
          <w:color w:val="000000"/>
          <w:sz w:val="22"/>
        </w:rPr>
        <w:t xml:space="preserve"> </w:t>
      </w:r>
      <w:del w:id="477" w:author="OpenAI Codex" w:date="2026-10-11T00:00:00Z">
        <w:r>
          <w:rPr>
            <w:rFonts w:ascii="Cambria" w:hAnsi="Cambria" w:eastAsia="Cambria"/>
            <w:color w:val="000000"/>
            <w:sz w:val="22"/>
          </w:rPr>
          <w:delText xml:space="preserve">markers</w:delText>
        </w:r>
      </w:del>
      <w:ins w:id="478" w:author="OpenAI Codex" w:date="2026-10-11T00:00:00Z">
        <w:r>
          <w:rPr>
            <w:rFonts w:ascii="Cambria" w:hAnsi="Cambria" w:eastAsia="Cambria"/>
            <w:color w:val="000000"/>
            <w:sz w:val="22"/>
          </w:rPr>
          <w:t xml:space="preserve">color</w:t>
        </w:r>
      </w:ins>
      <w:r>
        <w:rPr>
          <w:rFonts w:ascii="Cambria" w:hAnsi="Cambria" w:eastAsia="Cambria"/>
          <w:color w:val="000000"/>
          <w:sz w:val="22"/>
        </w:rPr>
        <w:t xml:space="preserve"> </w:t>
      </w:r>
      <w:del w:id="479" w:author="OpenAI Codex" w:date="2026-10-11T00:00:00Z">
        <w:r>
          <w:rPr>
            <w:rFonts w:ascii="Cambria" w:hAnsi="Cambria" w:eastAsia="Cambria"/>
            <w:color w:val="000000"/>
            <w:sz w:val="22"/>
          </w:rPr>
          <w:delText xml:space="preserve">and</w:delText>
        </w:r>
      </w:del>
      <w:ins w:id="480" w:author="OpenAI Codex" w:date="2026-10-11T00:00:00Z">
        <w:r>
          <w:rPr>
            <w:rFonts w:ascii="Cambria" w:hAnsi="Cambria" w:eastAsia="Cambria"/>
            <w:color w:val="000000"/>
            <w:sz w:val="22"/>
          </w:rPr>
          <w:t xml:space="preserve">identifies</w:t>
        </w:r>
      </w:ins>
      <w:r>
        <w:rPr>
          <w:rFonts w:ascii="Cambria" w:hAnsi="Cambria" w:eastAsia="Cambria"/>
          <w:color w:val="000000"/>
          <w:sz w:val="22"/>
        </w:rPr>
        <w:t xml:space="preserve"> </w:t>
      </w:r>
      <w:del w:id="481" w:author="OpenAI Codex" w:date="2026-10-11T00:00:00Z">
        <w:r>
          <w:rPr>
            <w:rFonts w:ascii="Cambria" w:hAnsi="Cambria" w:eastAsia="Cambria"/>
            <w:color w:val="000000"/>
            <w:sz w:val="22"/>
          </w:rPr>
          <w:delText xml:space="preserve">shapes</w:delText>
        </w:r>
      </w:del>
      <w:ins w:id="482" w:author="OpenAI Codex" w:date="2026-10-11T00:00:00Z">
        <w:r>
          <w:rPr>
            <w:rFonts w:ascii="Cambria" w:hAnsi="Cambria" w:eastAsia="Cambria"/>
            <w:color w:val="000000"/>
            <w:sz w:val="22"/>
          </w:rPr>
          <w:t xml:space="preserve">the</w:t>
        </w:r>
      </w:ins>
      <w:r>
        <w:rPr>
          <w:rFonts w:ascii="Cambria" w:hAnsi="Cambria" w:eastAsia="Cambria"/>
          <w:color w:val="000000"/>
          <w:sz w:val="22"/>
        </w:rPr>
        <w:t xml:space="preserve"> </w:t>
      </w:r>
      <w:del w:id="483" w:author="OpenAI Codex" w:date="2026-10-11T00:00:00Z">
        <w:r>
          <w:rPr>
            <w:rFonts w:ascii="Cambria" w:hAnsi="Cambria" w:eastAsia="Cambria"/>
            <w:color w:val="000000"/>
            <w:sz w:val="22"/>
          </w:rPr>
          <w:delText xml:space="preserve">identify</w:delText>
        </w:r>
      </w:del>
      <w:ins w:id="484" w:author="OpenAI Codex" w:date="2026-10-11T00:00:00Z">
        <w:r>
          <w:rPr>
            <w:rFonts w:ascii="Cambria" w:hAnsi="Cambria" w:eastAsia="Cambria"/>
            <w:color w:val="000000"/>
            <w:sz w:val="22"/>
          </w:rPr>
          <w:t xml:space="preserve">element at</w:t>
        </w:r>
      </w:ins>
      <w:r>
        <w:rPr>
          <w:rFonts w:ascii="Cambria" w:hAnsi="Cambria" w:eastAsia="Cambria"/>
          <w:color w:val="000000"/>
          <w:sz w:val="22"/>
        </w:rPr>
        <w:t xml:space="preserve"> the adsorption </w:t>
      </w:r>
      <w:del w:id="485" w:author="OpenAI Codex" w:date="2026-10-11T00:00:00Z">
        <w:r>
          <w:rPr>
            <w:rFonts w:ascii="Cambria" w:hAnsi="Cambria" w:eastAsia="Cambria"/>
            <w:color w:val="000000"/>
            <w:sz w:val="22"/>
          </w:rPr>
          <w:delText xml:space="preserve">metal;</w:delText>
        </w:r>
      </w:del>
      <w:ins w:id="486" w:author="OpenAI Codex" w:date="2026-10-11T00:00:00Z">
        <w:r>
          <w:rPr>
            <w:rFonts w:ascii="Cambria" w:hAnsi="Cambria" w:eastAsia="Cambria"/>
            <w:color w:val="000000"/>
            <w:sz w:val="22"/>
          </w:rPr>
          <w:t xml:space="preserve">site, and marker shape distinguishes the adsorption site family;</w:t>
        </w:r>
      </w:ins>
      <w:r>
        <w:rPr>
          <w:rFonts w:ascii="Cambria" w:hAnsi="Cambria" w:eastAsia="Cambria"/>
          <w:color w:val="000000"/>
          <w:sz w:val="22"/>
        </w:rPr>
        <w:t xml:space="preserve"> OOH uses the colored marker, while O uses the same family marker with a </w:t>
      </w:r>
      <w:del w:id="487" w:author="OpenAI Codex" w:date="2026-10-11T00:00:00Z">
        <w:r>
          <w:rPr>
            <w:rFonts w:ascii="Cambria" w:hAnsi="Cambria" w:eastAsia="Cambria"/>
            <w:color w:val="000000"/>
            <w:sz w:val="22"/>
          </w:rPr>
          <w:delText xml:space="preserve">fine</w:delText>
        </w:r>
      </w:del>
      <w:ins w:id="488" w:author="OpenAI Codex" w:date="2026-10-11T00:00:00Z">
        <w:r>
          <w:rPr>
            <w:rFonts w:ascii="Cambria" w:hAnsi="Cambria" w:eastAsia="Cambria"/>
            <w:color w:val="000000"/>
            <w:sz w:val="22"/>
          </w:rPr>
          <w:t xml:space="preserve">thin</w:t>
        </w:r>
      </w:ins>
      <w:r>
        <w:rPr>
          <w:rFonts w:ascii="Cambria" w:hAnsi="Cambria" w:eastAsia="Cambria"/>
          <w:color w:val="000000"/>
          <w:sz w:val="22"/>
        </w:rPr>
        <w:t xml:space="preserve"> black vertical stroke </w:t>
      </w:r>
      <w:del w:id="489" w:author="OpenAI Codex" w:date="2026-10-11T00:00:00Z">
        <w:r>
          <w:rPr>
            <w:rFonts w:ascii="Cambria" w:hAnsi="Cambria" w:eastAsia="Cambria"/>
            <w:color w:val="000000"/>
            <w:sz w:val="22"/>
          </w:rPr>
          <w:delText xml:space="preserve">at</w:delText>
        </w:r>
      </w:del>
      <w:ins w:id="490" w:author="OpenAI Codex" w:date="2026-10-11T00:00:00Z">
        <w:r>
          <w:rPr>
            <w:rFonts w:ascii="Cambria" w:hAnsi="Cambria" w:eastAsia="Cambria"/>
            <w:color w:val="000000"/>
            <w:sz w:val="22"/>
          </w:rPr>
          <w:t xml:space="preserve">whose</w:t>
        </w:r>
      </w:ins>
      <w:r>
        <w:rPr>
          <w:rFonts w:ascii="Cambria" w:hAnsi="Cambria" w:eastAsia="Cambria"/>
          <w:color w:val="000000"/>
          <w:sz w:val="22"/>
        </w:rPr>
        <w:t xml:space="preserve"> </w:t>
      </w:r>
      <w:del w:id="491" w:author="OpenAI Codex" w:date="2026-10-11T00:00:00Z">
        <w:r>
          <w:rPr>
            <w:rFonts w:ascii="Cambria" w:hAnsi="Cambria" w:eastAsia="Cambria"/>
            <w:color w:val="000000"/>
            <w:sz w:val="22"/>
          </w:rPr>
          <w:delText xml:space="preserve">its</w:delText>
        </w:r>
      </w:del>
      <w:ins w:id="492" w:author="OpenAI Codex" w:date="2026-10-11T00:00:00Z">
        <w:r>
          <w:rPr>
            <w:rFonts w:ascii="Cambria" w:hAnsi="Cambria" w:eastAsia="Cambria"/>
            <w:color w:val="000000"/>
            <w:sz w:val="22"/>
          </w:rPr>
          <w:t xml:space="preserve">width</w:t>
        </w:r>
      </w:ins>
      <w:r>
        <w:rPr>
          <w:rFonts w:ascii="Cambria" w:hAnsi="Cambria" w:eastAsia="Cambria"/>
          <w:color w:val="000000"/>
          <w:sz w:val="22"/>
        </w:rPr>
        <w:t xml:space="preserve"> </w:t>
      </w:r>
      <w:del w:id="493" w:author="OpenAI Codex" w:date="2026-10-11T00:00:00Z">
        <w:r>
          <w:rPr>
            <w:rFonts w:ascii="Cambria" w:hAnsi="Cambria" w:eastAsia="Cambria"/>
            <w:color w:val="000000"/>
            <w:sz w:val="22"/>
          </w:rPr>
          <w:delText xml:space="preserve">center.</w:delText>
        </w:r>
      </w:del>
      <w:ins w:id="494" w:author="OpenAI Codex" w:date="2026-10-11T00:00:00Z">
        <w:r>
          <w:rPr>
            <w:rFonts w:ascii="Cambria" w:hAnsi="Cambria" w:eastAsia="Cambria"/>
            <w:color w:val="000000"/>
            <w:sz w:val="22"/>
          </w:rPr>
          <w:t xml:space="preserve">matches the marker border.</w:t>
        </w:r>
      </w:ins>
      <w:r>
        <w:rPr>
          <w:rFonts w:ascii="Cambria" w:hAnsi="Cambria" w:eastAsia="Cambria"/>
          <w:color w:val="000000"/>
          <w:sz w:val="22"/>
        </w:rPr>
        <w:t xml:space="preserve"> The solid and dashed lines are global least squares fits for OOH–OH and O–OH, respectively. (b) Calculated conventional computational hydrogen electrode overpotential versus OH adsorption free energy. The vertical axis is </w:t>
      </w:r>
      <w:del w:id="495" w:author="OpenAI Codex" w:date="2026-10-11T00:00:00Z">
        <w:r>
          <w:rPr>
            <w:rFonts w:ascii="Cambria" w:hAnsi="Cambria" w:eastAsia="Cambria"/>
            <w:color w:val="000000"/>
            <w:sz w:val="22"/>
          </w:rPr>
          <w:delText xml:space="preserve">reversed</w:delText>
        </w:r>
      </w:del>
      <w:ins w:id="496" w:author="OpenAI Codex" w:date="2026-10-11T00:00:00Z">
        <w:r>
          <w:rPr>
            <w:rFonts w:ascii="Cambria" w:hAnsi="Cambria" w:eastAsia="Cambria"/>
            <w:color w:val="000000"/>
            <w:sz w:val="22"/>
          </w:rPr>
          <w:t xml:space="preserve">reversed,</w:t>
        </w:r>
      </w:ins>
      <w:r>
        <w:rPr>
          <w:rFonts w:ascii="Cambria" w:hAnsi="Cambria" w:eastAsia="Cambria"/>
          <w:color w:val="000000"/>
          <w:sz w:val="22"/>
        </w:rPr>
        <w:t xml:space="preserve"> </w:t>
      </w:r>
      <w:del w:id="497" w:author="OpenAI Codex" w:date="2026-10-11T00:00:00Z">
        <w:r>
          <w:rPr>
            <w:rFonts w:ascii="Cambria" w:hAnsi="Cambria" w:eastAsia="Cambria"/>
            <w:color w:val="000000"/>
            <w:sz w:val="22"/>
          </w:rPr>
          <w:delText xml:space="preserve">so</w:delText>
        </w:r>
      </w:del>
      <w:ins w:id="498" w:author="OpenAI Codex" w:date="2026-10-11T00:00:00Z">
        <w:r>
          <w:rPr>
            <w:rFonts w:ascii="Cambria" w:hAnsi="Cambria" w:eastAsia="Cambria"/>
            <w:color w:val="000000"/>
            <w:sz w:val="22"/>
          </w:rPr>
          <w:t xml:space="preserve">with</w:t>
        </w:r>
      </w:ins>
      <w:r>
        <w:rPr>
          <w:rFonts w:ascii="Cambria" w:hAnsi="Cambria" w:eastAsia="Cambria"/>
          <w:color w:val="000000"/>
          <w:sz w:val="22"/>
        </w:rPr>
        <w:t xml:space="preserve"> </w:t>
      </w:r>
      <w:del w:id="499" w:author="OpenAI Codex" w:date="2026-10-11T00:00:00Z">
        <w:r>
          <w:rPr>
            <w:rFonts w:ascii="Cambria" w:hAnsi="Cambria" w:eastAsia="Cambria"/>
            <w:color w:val="000000"/>
            <w:sz w:val="22"/>
          </w:rPr>
          <w:delText xml:space="preserve">lower</w:delText>
        </w:r>
      </w:del>
      <w:ins w:id="500" w:author="OpenAI Codex" w:date="2026-10-11T00:00:00Z">
        <w:r>
          <w:rPr>
            <w:rFonts w:ascii="Cambria" w:hAnsi="Cambria" w:eastAsia="Cambria"/>
            <w:color w:val="000000"/>
            <w:sz w:val="22"/>
          </w:rPr>
          <w:t xml:space="preserve">zero</w:t>
        </w:r>
      </w:ins>
      <w:r>
        <w:rPr>
          <w:rFonts w:ascii="Cambria" w:hAnsi="Cambria" w:eastAsia="Cambria"/>
          <w:color w:val="000000"/>
          <w:sz w:val="22"/>
        </w:rPr>
        <w:t xml:space="preserve"> </w:t>
      </w:r>
      <w:del w:id="501" w:author="OpenAI Codex" w:date="2026-10-11T00:00:00Z">
        <w:r>
          <w:rPr>
            <w:rFonts w:ascii="Cambria" w:hAnsi="Cambria" w:eastAsia="Cambria"/>
            <w:color w:val="000000"/>
            <w:sz w:val="22"/>
          </w:rPr>
          <w:delText xml:space="preserve">overpotential</w:delText>
        </w:r>
      </w:del>
      <w:ins w:id="502" w:author="OpenAI Codex" w:date="2026-10-11T00:00:00Z">
        <w:r>
          <w:rPr>
            <w:rFonts w:ascii="Cambria" w:hAnsi="Cambria" w:eastAsia="Cambria"/>
            <w:color w:val="000000"/>
            <w:sz w:val="22"/>
          </w:rPr>
          <w:t xml:space="preserve">as</w:t>
        </w:r>
      </w:ins>
      <w:r>
        <w:rPr>
          <w:rFonts w:ascii="Cambria" w:hAnsi="Cambria" w:eastAsia="Cambria"/>
          <w:color w:val="000000"/>
          <w:sz w:val="22"/>
        </w:rPr>
        <w:t xml:space="preserve"> </w:t>
      </w:r>
      <w:del w:id="503" w:author="OpenAI Codex" w:date="2026-10-11T00:00:00Z">
        <w:r>
          <w:rPr>
            <w:rFonts w:ascii="Cambria" w:hAnsi="Cambria" w:eastAsia="Cambria"/>
            <w:color w:val="000000"/>
            <w:sz w:val="22"/>
          </w:rPr>
          <w:delText xml:space="preserve">appears</w:delText>
        </w:r>
      </w:del>
      <w:ins w:id="504" w:author="OpenAI Codex" w:date="2026-10-11T00:00:00Z">
        <w:r>
          <w:rPr>
            <w:rFonts w:ascii="Cambria" w:hAnsi="Cambria" w:eastAsia="Cambria"/>
            <w:color w:val="000000"/>
            <w:sz w:val="22"/>
          </w:rPr>
          <w:t xml:space="preserve">the</w:t>
        </w:r>
      </w:ins>
      <w:r>
        <w:rPr>
          <w:rFonts w:ascii="Cambria" w:hAnsi="Cambria" w:eastAsia="Cambria"/>
          <w:color w:val="000000"/>
          <w:sz w:val="22"/>
        </w:rPr>
        <w:t xml:space="preserve"> </w:t>
      </w:r>
      <w:del w:id="505" w:author="OpenAI Codex" w:date="2026-10-11T00:00:00Z">
        <w:r>
          <w:rPr>
            <w:rFonts w:ascii="Cambria" w:hAnsi="Cambria" w:eastAsia="Cambria"/>
            <w:color w:val="000000"/>
            <w:sz w:val="22"/>
          </w:rPr>
          <w:delText xml:space="preserve">higher.</w:delText>
        </w:r>
      </w:del>
      <w:ins w:id="506" w:author="OpenAI Codex" w:date="2026-10-11T00:00:00Z">
        <w:r>
          <w:rPr>
            <w:rFonts w:ascii="Cambria" w:hAnsi="Cambria" w:eastAsia="Cambria"/>
            <w:color w:val="000000"/>
            <w:sz w:val="22"/>
          </w:rPr>
          <w:t xml:space="preserve">first labeled value and a small display margin above it.</w:t>
        </w:r>
      </w:ins>
      <w:r>
        <w:rPr>
          <w:rFonts w:ascii="Cambria" w:hAnsi="Cambria" w:eastAsia="Cambria"/>
          <w:color w:val="000000"/>
          <w:sz w:val="22"/>
        </w:rPr>
        <w:t xml:space="preserve"> The charcoal curve </w:t>
      </w:r>
      <w:del w:id="507" w:author="OpenAI Codex" w:date="2026-10-11T00:00:00Z">
        <w:r>
          <w:rPr>
            <w:rFonts w:ascii="Cambria" w:hAnsi="Cambria" w:eastAsia="Cambria"/>
            <w:color w:val="000000"/>
            <w:sz w:val="22"/>
          </w:rPr>
          <w:delText xml:space="preserve">is calculated from</w:delText>
        </w:r>
      </w:del>
      <w:ins w:id="508" w:author="OpenAI Codex" w:date="2026-10-11T00:00:00Z">
        <w:r>
          <w:rPr>
            <w:rFonts w:ascii="Cambria" w:hAnsi="Cambria" w:eastAsia="Cambria"/>
            <w:color w:val="000000"/>
            <w:sz w:val="22"/>
          </w:rPr>
          <w:t xml:space="preserve">propagates</w:t>
        </w:r>
      </w:ins>
      <w:r>
        <w:rPr>
          <w:rFonts w:ascii="Cambria" w:hAnsi="Cambria" w:eastAsia="Cambria"/>
          <w:color w:val="000000"/>
          <w:sz w:val="22"/>
        </w:rPr>
        <w:t xml:space="preserve"> the</w:t>
      </w:r>
      <w:del w:id="509" w:author="OpenAI Codex" w:date="2026-10-11T00:00:00Z">
        <w:r>
          <w:rPr>
            <w:rFonts w:ascii="Cambria" w:hAnsi="Cambria" w:eastAsia="Cambria"/>
            <w:color w:val="000000"/>
            <w:sz w:val="22"/>
          </w:rPr>
          <w:delText xml:space="preserve"> two</w:delText>
        </w:r>
      </w:del>
      <w:r>
        <w:rPr>
          <w:rFonts w:ascii="Cambria" w:hAnsi="Cambria" w:eastAsia="Cambria"/>
          <w:color w:val="000000"/>
          <w:sz w:val="22"/>
        </w:rPr>
        <w:t xml:space="preserve"> global scaling fits in panel (a) through the four step reaction </w:t>
      </w:r>
      <w:del w:id="510" w:author="OpenAI Codex" w:date="2026-10-11T00:00:00Z">
        <w:r>
          <w:rPr>
            <w:rFonts w:ascii="Cambria" w:hAnsi="Cambria" w:eastAsia="Cambria"/>
            <w:color w:val="000000"/>
            <w:sz w:val="22"/>
          </w:rPr>
          <w:delText xml:space="preserve">model;</w:delText>
        </w:r>
      </w:del>
      <w:ins w:id="511" w:author="OpenAI Codex" w:date="2026-10-11T00:00:00Z">
        <w:r>
          <w:rPr>
            <w:rFonts w:ascii="Cambria" w:hAnsi="Cambria" w:eastAsia="Cambria"/>
            <w:color w:val="000000"/>
            <w:sz w:val="22"/>
          </w:rPr>
          <w:t xml:space="preserve">model.</w:t>
        </w:r>
      </w:ins>
      <w:r>
        <w:rPr>
          <w:rFonts w:ascii="Cambria" w:hAnsi="Cambria" w:eastAsia="Cambria"/>
          <w:color w:val="000000"/>
          <w:sz w:val="22"/>
        </w:rPr>
        <w:t xml:space="preserve"> </w:t>
      </w:r>
      <w:del w:id="512" w:author="OpenAI Codex" w:date="2026-10-11T00:00:00Z">
        <w:r>
          <w:rPr>
            <w:rFonts w:ascii="Cambria" w:hAnsi="Cambria" w:eastAsia="Cambria"/>
            <w:color w:val="000000"/>
            <w:sz w:val="22"/>
          </w:rPr>
          <w:delText xml:space="preserve">it</w:delText>
        </w:r>
      </w:del>
      <w:ins w:id="513" w:author="OpenAI Codex" w:date="2026-10-11T00:00:00Z">
        <w:r>
          <w:rPr>
            <w:rFonts w:ascii="Cambria" w:hAnsi="Cambria" w:eastAsia="Cambria"/>
            <w:color w:val="000000"/>
            <w:sz w:val="22"/>
          </w:rPr>
          <w:t xml:space="preserve">The gray dotted curve</w:t>
        </w:r>
      </w:ins>
      <w:r>
        <w:rPr>
          <w:rFonts w:ascii="Cambria" w:hAnsi="Cambria" w:eastAsia="Cambria"/>
          <w:color w:val="000000"/>
          <w:sz w:val="22"/>
        </w:rPr>
        <w:t xml:space="preserve"> is </w:t>
      </w:r>
      <w:del w:id="514" w:author="OpenAI Codex" w:date="2026-10-11T00:00:00Z">
        <w:r>
          <w:rPr>
            <w:rFonts w:ascii="Cambria" w:hAnsi="Cambria" w:eastAsia="Cambria"/>
            <w:color w:val="000000"/>
            <w:sz w:val="22"/>
          </w:rPr>
          <w:delText xml:space="preserve">not</w:delText>
        </w:r>
      </w:del>
      <w:ins w:id="515" w:author="OpenAI Codex" w:date="2026-10-11T00:00:00Z">
        <w:r>
          <w:rPr>
            <w:rFonts w:ascii="Cambria" w:hAnsi="Cambria" w:eastAsia="Cambria"/>
            <w:color w:val="000000"/>
            <w:sz w:val="22"/>
          </w:rPr>
          <w:t xml:space="preserve">the</w:t>
        </w:r>
      </w:ins>
      <w:r>
        <w:rPr>
          <w:rFonts w:ascii="Cambria" w:hAnsi="Cambria" w:eastAsia="Cambria"/>
          <w:color w:val="000000"/>
          <w:sz w:val="22"/>
        </w:rPr>
        <w:t xml:space="preserve"> </w:t>
      </w:r>
      <w:del w:id="516" w:author="OpenAI Codex" w:date="2026-10-11T00:00:00Z">
        <w:r>
          <w:rPr>
            <w:rFonts w:ascii="Cambria" w:hAnsi="Cambria" w:eastAsia="Cambria"/>
            <w:color w:val="000000"/>
            <w:sz w:val="22"/>
          </w:rPr>
          <w:delText xml:space="preserve">fitted</w:delText>
        </w:r>
      </w:del>
      <w:ins w:id="517" w:author="OpenAI Codex" w:date="2026-10-11T00:00:00Z">
        <w:r>
          <w:rPr>
            <w:rFonts w:ascii="Cambria" w:hAnsi="Cambria" w:eastAsia="Cambria"/>
            <w:color w:val="000000"/>
            <w:sz w:val="22"/>
          </w:rPr>
          <w:t xml:space="preserve">ideal</w:t>
        </w:r>
      </w:ins>
      <w:r>
        <w:rPr>
          <w:rFonts w:ascii="Cambria" w:hAnsi="Cambria" w:eastAsia="Cambria"/>
          <w:color w:val="000000"/>
          <w:sz w:val="22"/>
        </w:rPr>
        <w:t xml:space="preserve"> </w:t>
      </w:r>
      <w:del w:id="518" w:author="OpenAI Codex" w:date="2026-10-11T00:00:00Z">
        <w:r>
          <w:rPr>
            <w:rFonts w:ascii="Cambria" w:hAnsi="Cambria" w:eastAsia="Cambria"/>
            <w:color w:val="000000"/>
            <w:sz w:val="22"/>
          </w:rPr>
          <w:delText xml:space="preserve">to</w:delText>
        </w:r>
      </w:del>
      <w:ins w:id="519" w:author="OpenAI Codex" w:date="2026-10-11T00:00:00Z">
        <w:r>
          <w:rPr>
            <w:rFonts w:ascii="Cambria" w:hAnsi="Cambria" w:eastAsia="Cambria"/>
            <w:color w:val="000000"/>
            <w:sz w:val="22"/>
          </w:rPr>
          <w:t xml:space="preserve">CHE envelope, and</w:t>
        </w:r>
      </w:ins>
      <w:r>
        <w:rPr>
          <w:rFonts w:ascii="Cambria" w:hAnsi="Cambria" w:eastAsia="Cambria"/>
          <w:color w:val="000000"/>
          <w:sz w:val="22"/>
        </w:rPr>
        <w:t xml:space="preserve"> the </w:t>
      </w:r>
      <w:del w:id="520" w:author="OpenAI Codex" w:date="2026-10-11T00:00:00Z">
        <w:r>
          <w:rPr>
            <w:rFonts w:ascii="Cambria" w:hAnsi="Cambria" w:eastAsia="Cambria"/>
            <w:color w:val="000000"/>
            <w:sz w:val="22"/>
          </w:rPr>
          <w:delText xml:space="preserve">points.</w:delText>
        </w:r>
      </w:del>
      <w:ins w:id="521" w:author="OpenAI Codex" w:date="2026-10-11T00:00:00Z">
        <w:r>
          <w:rPr>
            <w:rFonts w:ascii="Cambria" w:hAnsi="Cambria" w:eastAsia="Cambria"/>
            <w:color w:val="000000"/>
            <w:sz w:val="22"/>
          </w:rPr>
          <w:t xml:space="preserve">star marks its limit at zero overpotential and OH adsorption free energy 1.23 eV.</w:t>
        </w:r>
      </w:ins>
      <w:r>
        <w:rPr>
          <w:rFonts w:ascii="Cambria" w:hAnsi="Cambria" w:eastAsia="Cambria"/>
          <w:color w:val="000000"/>
          <w:sz w:val="22"/>
        </w:rPr>
        <w:t xml:space="preserve"> Each</w:t>
      </w:r>
      <w:ins w:id="522" w:author="OpenAI Codex" w:date="2026-10-11T00:00:00Z">
        <w:r>
          <w:rPr>
            <w:rFonts w:ascii="Cambria" w:hAnsi="Cambria" w:eastAsia="Cambria"/>
            <w:color w:val="000000"/>
            <w:sz w:val="22"/>
          </w:rPr>
          <w:t xml:space="preserve"> data</w:t>
        </w:r>
      </w:ins>
      <w:r>
        <w:rPr>
          <w:rFonts w:ascii="Cambria" w:hAnsi="Cambria" w:eastAsia="Cambria"/>
          <w:color w:val="000000"/>
          <w:sz w:val="22"/>
        </w:rPr>
        <w:t xml:space="preserve"> point represents one catalyst and one adsorption site combination.</w:t>
      </w:r>
    </w:p>
    <w:p>
      <w:pPr>
        <w:widowControl/>
        <w:jc w:val="both"/>
      </w:pPr>
      <w:r>
        <w:rPr>
          <w:rFonts w:ascii="Cambria" w:hAnsi="Cambria" w:eastAsia="Cambria"/>
          <w:i w:val="0"/>
          <w:color w:val="000000"/>
          <w:sz w:val="22"/>
        </w:rPr>
        <w:t xml:space="preserve">Figure 2b shows the </w:t>
      </w:r>
      <w:del w:id="523" w:author="OpenAI Codex" w:date="2026-10-11T00:00:00Z">
        <w:r>
          <w:rPr>
            <w:rFonts w:ascii="Cambria" w:hAnsi="Cambria" w:eastAsia="Cambria"/>
            <w:i w:val="0"/>
            <w:color w:val="000000"/>
            <w:sz w:val="22"/>
          </w:rPr>
          <w:delText xml:space="preserve">positive</w:delText>
        </w:r>
      </w:del>
      <w:ins w:id="524" w:author="OpenAI Codex" w:date="2026-10-11T00:00:00Z">
        <w:r>
          <w:rPr>
            <w:rFonts w:ascii="Cambria" w:hAnsi="Cambria" w:eastAsia="Cambria"/>
            <w:i w:val="0"/>
            <w:color w:val="000000"/>
            <w:sz w:val="22"/>
          </w:rPr>
          <w:t xml:space="preserve">calculated</w:t>
        </w:r>
      </w:ins>
      <w:r>
        <w:rPr>
          <w:rFonts w:ascii="Cambria" w:hAnsi="Cambria" w:eastAsia="Cambria"/>
          <w:i w:val="0"/>
          <w:color w:val="000000"/>
          <w:sz w:val="22"/>
        </w:rPr>
        <w:t xml:space="preserve"> conventional </w:t>
      </w:r>
      <w:del w:id="525" w:author="OpenAI Codex" w:date="2026-10-11T00:00:00Z">
        <w:r>
          <w:rPr>
            <w:rFonts w:ascii="Cambria" w:hAnsi="Cambria" w:eastAsia="Cambria"/>
            <w:i w:val="0"/>
            <w:color w:val="000000"/>
            <w:sz w:val="22"/>
          </w:rPr>
          <w:delText xml:space="preserve">CHE</w:delText>
        </w:r>
      </w:del>
      <w:ins w:id="526" w:author="OpenAI Codex" w:date="2026-10-11T00:00:00Z">
        <w:r>
          <w:rPr>
            <w:rFonts w:ascii="Cambria" w:hAnsi="Cambria" w:eastAsia="Cambria"/>
            <w:i w:val="0"/>
            <w:color w:val="000000"/>
            <w:sz w:val="22"/>
          </w:rPr>
          <w:t xml:space="preserve">computational</w:t>
        </w:r>
      </w:ins>
      <w:r>
        <w:rPr>
          <w:rFonts w:ascii="Cambria" w:hAnsi="Cambria" w:eastAsia="Cambria"/>
          <w:i w:val="0"/>
          <w:color w:val="000000"/>
          <w:sz w:val="22"/>
        </w:rPr>
        <w:t xml:space="preserve"> </w:t>
      </w:r>
      <w:del w:id="527" w:author="OpenAI Codex" w:date="2026-10-11T00:00:00Z">
        <w:r>
          <w:rPr>
            <w:rFonts w:ascii="Cambria" w:hAnsi="Cambria" w:eastAsia="Cambria"/>
            <w:i w:val="0"/>
            <w:color w:val="000000"/>
            <w:sz w:val="22"/>
          </w:rPr>
          <w:delText xml:space="preserve">overpotential</w:delText>
        </w:r>
      </w:del>
      <w:ins w:id="528" w:author="OpenAI Codex" w:date="2026-10-11T00:00:00Z">
        <w:r>
          <w:rPr>
            <w:rFonts w:ascii="Cambria" w:hAnsi="Cambria" w:eastAsia="Cambria"/>
            <w:i w:val="0"/>
            <w:color w:val="000000"/>
            <w:sz w:val="22"/>
          </w:rPr>
          <w:t xml:space="preserve">hydrogen electrode overpotential,</w:t>
        </w:r>
      </w:ins>
      <w:r>
        <w:rPr>
          <w:rFonts w:ascii="Cambria" w:hAnsi="Cambria" w:eastAsia="Cambria"/>
          <w:i w:val="0"/>
          <w:color w:val="000000"/>
          <w:sz w:val="22"/>
        </w:rPr>
        <w:t xml:space="preserve"> with </w:t>
      </w:r>
      <w:del w:id="529" w:author="OpenAI Codex" w:date="2026-10-11T00:00:00Z">
        <w:r>
          <w:rPr>
            <w:rFonts w:ascii="Cambria" w:hAnsi="Cambria" w:eastAsia="Cambria"/>
            <w:i w:val="0"/>
            <w:color w:val="000000"/>
            <w:sz w:val="22"/>
          </w:rPr>
          <w:delText xml:space="preserve">a reversed</w:delText>
        </w:r>
      </w:del>
      <w:ins w:id="530" w:author="OpenAI Codex" w:date="2026-10-11T00:00:00Z">
        <w:r>
          <w:rPr>
            <w:rFonts w:ascii="Cambria" w:hAnsi="Cambria" w:eastAsia="Cambria"/>
            <w:i w:val="0"/>
            <w:color w:val="000000"/>
            <w:sz w:val="22"/>
          </w:rPr>
          <w:t xml:space="preserve">the</w:t>
        </w:r>
      </w:ins>
      <w:r>
        <w:rPr>
          <w:rFonts w:ascii="Cambria" w:hAnsi="Cambria" w:eastAsia="Cambria"/>
          <w:i w:val="0"/>
          <w:color w:val="000000"/>
          <w:sz w:val="22"/>
        </w:rPr>
        <w:t xml:space="preserve"> vertical </w:t>
      </w:r>
      <w:del w:id="531" w:author="OpenAI Codex" w:date="2026-10-11T00:00:00Z">
        <w:r>
          <w:rPr>
            <w:rFonts w:ascii="Cambria" w:hAnsi="Cambria" w:eastAsia="Cambria"/>
            <w:i w:val="0"/>
            <w:color w:val="000000"/>
            <w:sz w:val="22"/>
          </w:rPr>
          <w:delText xml:space="preserve">axis.</w:delText>
        </w:r>
      </w:del>
      <w:ins w:id="532" w:author="OpenAI Codex" w:date="2026-10-11T00:00:00Z">
        <w:r>
          <w:rPr>
            <w:rFonts w:ascii="Cambria" w:hAnsi="Cambria" w:eastAsia="Cambria"/>
            <w:i w:val="0"/>
            <w:color w:val="000000"/>
            <w:sz w:val="22"/>
          </w:rPr>
          <w:t xml:space="preserve">axis</w:t>
        </w:r>
      </w:ins>
      <w:r>
        <w:rPr>
          <w:rFonts w:ascii="Cambria" w:hAnsi="Cambria" w:eastAsia="Cambria"/>
          <w:i w:val="0"/>
          <w:color w:val="000000"/>
          <w:sz w:val="22"/>
        </w:rPr>
        <w:t xml:space="preserve"> </w:t>
      </w:r>
      <w:del w:id="533" w:author="OpenAI Codex" w:date="2026-10-11T00:00:00Z">
        <w:r>
          <w:rPr>
            <w:rFonts w:ascii="Cambria" w:hAnsi="Cambria" w:eastAsia="Cambria"/>
            <w:i w:val="0"/>
            <w:color w:val="000000"/>
            <w:sz w:val="22"/>
          </w:rPr>
          <w:delText xml:space="preserve">Within</w:delText>
        </w:r>
      </w:del>
      <w:ins w:id="534" w:author="OpenAI Codex" w:date="2026-10-11T00:00:00Z">
        <w:r>
          <w:rPr>
            <w:rFonts w:ascii="Cambria" w:hAnsi="Cambria" w:eastAsia="Cambria"/>
            <w:i w:val="0"/>
            <w:color w:val="000000"/>
            <w:sz w:val="22"/>
          </w:rPr>
          <w:t xml:space="preserve">reversed. The lowest value in</w:t>
        </w:r>
      </w:ins>
      <w:r>
        <w:rPr>
          <w:rFonts w:ascii="Cambria" w:hAnsi="Cambria" w:eastAsia="Cambria"/>
          <w:i w:val="0"/>
          <w:color w:val="000000"/>
          <w:sz w:val="22"/>
        </w:rPr>
        <w:t xml:space="preserve"> the filtered working </w:t>
      </w:r>
      <w:del w:id="535" w:author="OpenAI Codex" w:date="2026-10-11T00:00:00Z">
        <w:r>
          <w:rPr>
            <w:rFonts w:ascii="Cambria" w:hAnsi="Cambria" w:eastAsia="Cambria"/>
            <w:i w:val="0"/>
            <w:color w:val="000000"/>
            <w:sz w:val="22"/>
          </w:rPr>
          <w:delText xml:space="preserve">set, the lowest calculated value</w:delText>
        </w:r>
      </w:del>
      <w:ins w:id="536" w:author="OpenAI Codex" w:date="2026-10-11T00:00:00Z">
        <w:r>
          <w:rPr>
            <w:rFonts w:ascii="Cambria" w:hAnsi="Cambria" w:eastAsia="Cambria"/>
            <w:i w:val="0"/>
            <w:color w:val="000000"/>
            <w:sz w:val="22"/>
          </w:rPr>
          <w:t xml:space="preserve">dataset</w:t>
        </w:r>
      </w:ins>
      <w:r>
        <w:rPr>
          <w:rFonts w:ascii="Cambria" w:hAnsi="Cambria" w:eastAsia="Cambria"/>
          <w:i w:val="0"/>
          <w:color w:val="000000"/>
          <w:sz w:val="22"/>
        </w:rPr>
        <w:t xml:space="preserve"> is 0.34 V at the Mn adsorption site of a Cr–Mn catalyst with an S–S bridge and B1 diamine. Its </w:t>
      </w:r>
      <w:del w:id="537" w:author="OpenAI Codex" w:date="2026-10-11T00:00:00Z">
        <w:r>
          <w:rPr>
            <w:rFonts w:ascii="Cambria" w:hAnsi="Cambria" w:eastAsia="Cambria"/>
            <w:i w:val="0"/>
            <w:color w:val="000000"/>
            <w:sz w:val="22"/>
          </w:rPr>
          <w:delText xml:space="preserve">reported</w:delText>
        </w:r>
      </w:del>
      <w:ins w:id="538" w:author="OpenAI Codex" w:date="2026-10-11T00:00:00Z">
        <w:r>
          <w:rPr>
            <w:rFonts w:ascii="Cambria" w:hAnsi="Cambria" w:eastAsia="Cambria"/>
            <w:i w:val="0"/>
            <w:color w:val="000000"/>
            <w:sz w:val="22"/>
          </w:rPr>
          <w:t xml:space="preserve">stored</w:t>
        </w:r>
      </w:ins>
      <w:r>
        <w:rPr>
          <w:rFonts w:ascii="Cambria" w:hAnsi="Cambria" w:eastAsia="Cambria"/>
          <w:i w:val="0"/>
          <w:color w:val="000000"/>
          <w:sz w:val="22"/>
        </w:rPr>
        <w:t xml:space="preserve"> adsorption </w:t>
      </w:r>
      <w:del w:id="539" w:author="OpenAI Codex" w:date="2026-10-11T00:00:00Z">
        <w:r>
          <w:rPr>
            <w:rFonts w:ascii="Cambria" w:hAnsi="Cambria" w:eastAsia="Cambria"/>
            <w:i w:val="0"/>
            <w:color w:val="000000"/>
            <w:sz w:val="22"/>
          </w:rPr>
          <w:delText xml:space="preserve">free energies</w:delText>
        </w:r>
      </w:del>
      <w:ins w:id="540" w:author="OpenAI Codex" w:date="2026-10-11T00:00:00Z">
        <w:r>
          <w:rPr>
            <w:rFonts w:ascii="Cambria" w:hAnsi="Cambria" w:eastAsia="Cambria"/>
            <w:i w:val="0"/>
            <w:color w:val="000000"/>
            <w:sz w:val="22"/>
          </w:rPr>
          <w:t xml:space="preserve">quantities</w:t>
        </w:r>
      </w:ins>
      <w:r>
        <w:rPr>
          <w:rFonts w:ascii="Cambria" w:hAnsi="Cambria" w:eastAsia="Cambria"/>
          <w:i w:val="0"/>
          <w:color w:val="000000"/>
          <w:sz w:val="22"/>
        </w:rPr>
        <w:t xml:space="preserve"> are 0.89 eV for OH, 1.99 eV for O, and 3.41 eV for OOH; the OH to water step determines the limiting potential. This </w:t>
      </w:r>
      <w:ins w:id="541" w:author="OpenAI Codex" w:date="2026-10-11T00:00:00Z">
        <w:r>
          <w:rPr>
            <w:rFonts w:ascii="Cambria" w:hAnsi="Cambria" w:eastAsia="Cambria"/>
            <w:i w:val="0"/>
            <w:color w:val="000000"/>
            <w:sz w:val="22"/>
          </w:rPr>
          <w:t xml:space="preserve">thermodynamic </w:t>
        </w:r>
      </w:ins>
      <w:r>
        <w:rPr>
          <w:rFonts w:ascii="Cambria" w:hAnsi="Cambria" w:eastAsia="Cambria"/>
          <w:i w:val="0"/>
          <w:color w:val="000000"/>
          <w:sz w:val="22"/>
        </w:rPr>
        <w:t xml:space="preserve">ranking </w:t>
      </w:r>
      <w:del w:id="542" w:author="OpenAI Codex" w:date="2026-10-11T00:00:00Z">
        <w:r>
          <w:rPr>
            <w:rFonts w:ascii="Cambria" w:hAnsi="Cambria" w:eastAsia="Cambria"/>
            <w:i w:val="0"/>
            <w:color w:val="000000"/>
            <w:sz w:val="22"/>
          </w:rPr>
          <w:delText xml:space="preserve">is</w:delText>
        </w:r>
      </w:del>
      <w:ins w:id="543" w:author="OpenAI Codex" w:date="2026-10-11T00:00:00Z">
        <w:r>
          <w:rPr>
            <w:rFonts w:ascii="Cambria" w:hAnsi="Cambria" w:eastAsia="Cambria"/>
            <w:i w:val="0"/>
            <w:color w:val="000000"/>
            <w:sz w:val="22"/>
          </w:rPr>
          <w:t xml:space="preserve">applies</w:t>
        </w:r>
      </w:ins>
      <w:r>
        <w:rPr>
          <w:rFonts w:ascii="Cambria" w:hAnsi="Cambria" w:eastAsia="Cambria"/>
          <w:i w:val="0"/>
          <w:color w:val="000000"/>
          <w:sz w:val="22"/>
        </w:rPr>
        <w:t xml:space="preserve"> </w:t>
      </w:r>
      <w:del w:id="544" w:author="OpenAI Codex" w:date="2026-10-11T00:00:00Z">
        <w:r>
          <w:rPr>
            <w:rFonts w:ascii="Cambria" w:hAnsi="Cambria" w:eastAsia="Cambria"/>
            <w:i w:val="0"/>
            <w:color w:val="000000"/>
            <w:sz w:val="22"/>
          </w:rPr>
          <w:delText xml:space="preserve">conditional on</w:delText>
        </w:r>
      </w:del>
      <w:ins w:id="545" w:author="OpenAI Codex" w:date="2026-10-11T00:00:00Z">
        <w:r>
          <w:rPr>
            <w:rFonts w:ascii="Cambria" w:hAnsi="Cambria" w:eastAsia="Cambria"/>
            <w:i w:val="0"/>
            <w:color w:val="000000"/>
            <w:sz w:val="22"/>
          </w:rPr>
          <w:t xml:space="preserve">to</w:t>
        </w:r>
      </w:ins>
      <w:r>
        <w:rPr>
          <w:rFonts w:ascii="Cambria" w:hAnsi="Cambria" w:eastAsia="Cambria"/>
          <w:i w:val="0"/>
          <w:color w:val="000000"/>
          <w:sz w:val="22"/>
        </w:rPr>
        <w:t xml:space="preserve"> the present structures,</w:t>
      </w:r>
      <w:del w:id="546" w:author="OpenAI Codex" w:date="2026-10-11T00:00:00Z">
        <w:r>
          <w:rPr>
            <w:rFonts w:ascii="Cambria" w:hAnsi="Cambria" w:eastAsia="Cambria"/>
            <w:i w:val="0"/>
            <w:color w:val="000000"/>
            <w:sz w:val="22"/>
          </w:rPr>
          <w:delText xml:space="preserve"> energy</w:delText>
        </w:r>
      </w:del>
      <w:r>
        <w:rPr>
          <w:rFonts w:ascii="Cambria" w:hAnsi="Cambria" w:eastAsia="Cambria"/>
          <w:i w:val="0"/>
          <w:color w:val="000000"/>
          <w:sz w:val="22"/>
        </w:rPr>
        <w:t xml:space="preserve"> corrections, matching rules, and filters. </w:t>
      </w:r>
      <w:del w:id="547" w:author="OpenAI Codex" w:date="2026-10-11T00:00:00Z">
        <w:r>
          <w:rPr>
            <w:rFonts w:ascii="Cambria" w:hAnsi="Cambria" w:eastAsia="Cambria"/>
            <w:i w:val="0"/>
            <w:color w:val="000000"/>
            <w:sz w:val="22"/>
          </w:rPr>
          <w:delText xml:space="preserve">It is a thermodynamic comparison, not a measured ORR rate. </w:delText>
        </w:r>
      </w:del>
      <w:r>
        <w:rPr>
          <w:rFonts w:ascii="Cambria" w:hAnsi="Cambria" w:eastAsia="Cambria"/>
          <w:i w:val="0"/>
          <w:color w:val="000000"/>
          <w:sz w:val="22"/>
        </w:rPr>
        <w:t xml:space="preserve">The </w:t>
      </w:r>
      <w:del w:id="548" w:author="OpenAI Codex" w:date="2026-10-11T00:00:00Z">
        <w:r>
          <w:rPr>
            <w:rFonts w:ascii="Cambria" w:hAnsi="Cambria" w:eastAsia="Cambria"/>
            <w:i w:val="0"/>
            <w:color w:val="000000"/>
            <w:sz w:val="22"/>
          </w:rPr>
          <w:delText xml:space="preserve">lines</w:delText>
        </w:r>
      </w:del>
      <w:ins w:id="549" w:author="OpenAI Codex" w:date="2026-10-11T00:00:00Z">
        <w:r>
          <w:rPr>
            <w:rFonts w:ascii="Cambria" w:hAnsi="Cambria" w:eastAsia="Cambria"/>
            <w:i w:val="0"/>
            <w:color w:val="000000"/>
            <w:sz w:val="22"/>
          </w:rPr>
          <w:t xml:space="preserve">curve</w:t>
        </w:r>
      </w:ins>
      <w:r>
        <w:rPr>
          <w:rFonts w:ascii="Cambria" w:hAnsi="Cambria" w:eastAsia="Cambria"/>
          <w:i w:val="0"/>
          <w:color w:val="000000"/>
          <w:sz w:val="22"/>
        </w:rPr>
        <w:t xml:space="preserve"> </w:t>
      </w:r>
      <w:del w:id="550" w:author="OpenAI Codex" w:date="2026-10-11T00:00:00Z">
        <w:r>
          <w:rPr>
            <w:rFonts w:ascii="Cambria" w:hAnsi="Cambria" w:eastAsia="Cambria"/>
            <w:i w:val="0"/>
            <w:color w:val="000000"/>
            <w:sz w:val="22"/>
          </w:rPr>
          <w:delText xml:space="preserve">in Figure 2a are</w:delText>
        </w:r>
      </w:del>
      <w:ins w:id="551" w:author="OpenAI Codex" w:date="2026-10-11T00:00:00Z">
        <w:r>
          <w:rPr>
            <w:rFonts w:ascii="Cambria" w:hAnsi="Cambria" w:eastAsia="Cambria"/>
            <w:i w:val="0"/>
            <w:color w:val="000000"/>
            <w:sz w:val="22"/>
          </w:rPr>
          <w:t xml:space="preserve">propagates</w:t>
        </w:r>
      </w:ins>
      <w:r>
        <w:rPr>
          <w:rFonts w:ascii="Cambria" w:hAnsi="Cambria" w:eastAsia="Cambria"/>
          <w:i w:val="0"/>
          <w:color w:val="000000"/>
          <w:sz w:val="22"/>
        </w:rPr>
        <w:t xml:space="preserve"> the global </w:t>
      </w:r>
      <w:del w:id="552" w:author="OpenAI Codex" w:date="2026-10-11T00:00:00Z">
        <w:r>
          <w:rPr>
            <w:rFonts w:ascii="Cambria" w:hAnsi="Cambria" w:eastAsia="Cambria"/>
            <w:i w:val="0"/>
            <w:color w:val="000000"/>
            <w:sz w:val="22"/>
          </w:rPr>
          <w:delText xml:space="preserve">least squares fits. The curve in Figure 2b is calculated from those two </w:delText>
        </w:r>
      </w:del>
      <w:r>
        <w:rPr>
          <w:rFonts w:ascii="Cambria" w:hAnsi="Cambria" w:eastAsia="Cambria"/>
          <w:i w:val="0"/>
          <w:color w:val="000000"/>
          <w:sz w:val="22"/>
        </w:rPr>
        <w:t xml:space="preserve">scaling </w:t>
      </w:r>
      <w:del w:id="553" w:author="OpenAI Codex" w:date="2026-10-11T00:00:00Z">
        <w:r>
          <w:rPr>
            <w:rFonts w:ascii="Cambria" w:hAnsi="Cambria" w:eastAsia="Cambria"/>
            <w:i w:val="0"/>
            <w:color w:val="000000"/>
            <w:sz w:val="22"/>
          </w:rPr>
          <w:delText xml:space="preserve">relations</w:delText>
        </w:r>
      </w:del>
      <w:ins w:id="554" w:author="OpenAI Codex" w:date="2026-10-11T00:00:00Z">
        <w:r>
          <w:rPr>
            <w:rFonts w:ascii="Cambria" w:hAnsi="Cambria" w:eastAsia="Cambria"/>
            <w:i w:val="0"/>
            <w:color w:val="000000"/>
            <w:sz w:val="22"/>
          </w:rPr>
          <w:t xml:space="preserve">fits</w:t>
        </w:r>
      </w:ins>
      <w:r>
        <w:rPr>
          <w:rFonts w:ascii="Cambria" w:hAnsi="Cambria" w:eastAsia="Cambria"/>
          <w:i w:val="0"/>
          <w:color w:val="000000"/>
          <w:sz w:val="22"/>
        </w:rPr>
        <w:t xml:space="preserve"> through the four step </w:t>
      </w:r>
      <w:del w:id="555" w:author="OpenAI Codex" w:date="2026-10-11T00:00:00Z">
        <w:r>
          <w:rPr>
            <w:rFonts w:ascii="Cambria" w:hAnsi="Cambria" w:eastAsia="Cambria"/>
            <w:i w:val="0"/>
            <w:color w:val="000000"/>
            <w:sz w:val="22"/>
          </w:rPr>
          <w:delText xml:space="preserve">CHE</w:delText>
        </w:r>
      </w:del>
      <w:ins w:id="556" w:author="OpenAI Codex" w:date="2026-10-11T00:00:00Z">
        <w:r>
          <w:rPr>
            <w:rFonts w:ascii="Cambria" w:hAnsi="Cambria" w:eastAsia="Cambria"/>
            <w:i w:val="0"/>
            <w:color w:val="000000"/>
            <w:sz w:val="22"/>
          </w:rPr>
          <w:t xml:space="preserve">reaction</w:t>
        </w:r>
      </w:ins>
      <w:r>
        <w:rPr>
          <w:rFonts w:ascii="Cambria" w:hAnsi="Cambria" w:eastAsia="Cambria"/>
          <w:i w:val="0"/>
          <w:color w:val="000000"/>
          <w:sz w:val="22"/>
        </w:rPr>
        <w:t xml:space="preserve"> </w:t>
      </w:r>
      <w:del w:id="557" w:author="OpenAI Codex" w:date="2026-10-11T00:00:00Z">
        <w:r>
          <w:rPr>
            <w:rFonts w:ascii="Cambria" w:hAnsi="Cambria" w:eastAsia="Cambria"/>
            <w:i w:val="0"/>
            <w:color w:val="000000"/>
            <w:sz w:val="22"/>
          </w:rPr>
          <w:delText xml:space="preserve">model;</w:delText>
        </w:r>
      </w:del>
      <w:ins w:id="558" w:author="OpenAI Codex" w:date="2026-10-11T00:00:00Z">
        <w:r>
          <w:rPr>
            <w:rFonts w:ascii="Cambria" w:hAnsi="Cambria" w:eastAsia="Cambria"/>
            <w:i w:val="0"/>
            <w:color w:val="000000"/>
            <w:sz w:val="22"/>
          </w:rPr>
          <w:t xml:space="preserve">model,</w:t>
        </w:r>
      </w:ins>
      <w:r>
        <w:rPr>
          <w:rFonts w:ascii="Cambria" w:hAnsi="Cambria" w:eastAsia="Cambria"/>
          <w:i w:val="0"/>
          <w:color w:val="000000"/>
          <w:sz w:val="22"/>
        </w:rPr>
        <w:t xml:space="preserve"> </w:t>
      </w:r>
      <w:del w:id="559" w:author="OpenAI Codex" w:date="2026-10-11T00:00:00Z">
        <w:r>
          <w:rPr>
            <w:rFonts w:ascii="Cambria" w:hAnsi="Cambria" w:eastAsia="Cambria"/>
            <w:i w:val="0"/>
            <w:color w:val="000000"/>
            <w:sz w:val="22"/>
          </w:rPr>
          <w:delText xml:space="preserve">it</w:delText>
        </w:r>
      </w:del>
      <w:ins w:id="560" w:author="OpenAI Codex" w:date="2026-10-11T00:00:00Z">
        <w:r>
          <w:rPr>
            <w:rFonts w:ascii="Cambria" w:hAnsi="Cambria" w:eastAsia="Cambria"/>
            <w:i w:val="0"/>
            <w:color w:val="000000"/>
            <w:sz w:val="22"/>
          </w:rPr>
          <w:t xml:space="preserve">as</w:t>
        </w:r>
      </w:ins>
      <w:r>
        <w:rPr>
          <w:rFonts w:ascii="Cambria" w:hAnsi="Cambria" w:eastAsia="Cambria"/>
          <w:i w:val="0"/>
          <w:color w:val="000000"/>
          <w:sz w:val="22"/>
        </w:rPr>
        <w:t xml:space="preserve"> </w:t>
      </w:r>
      <w:del w:id="561" w:author="OpenAI Codex" w:date="2026-10-11T00:00:00Z">
        <w:r>
          <w:rPr>
            <w:rFonts w:ascii="Cambria" w:hAnsi="Cambria" w:eastAsia="Cambria"/>
            <w:i w:val="0"/>
            <w:color w:val="000000"/>
            <w:sz w:val="22"/>
          </w:rPr>
          <w:delText xml:space="preserve">is</w:delText>
        </w:r>
      </w:del>
      <w:ins w:id="562" w:author="OpenAI Codex" w:date="2026-10-11T00:00:00Z">
        <w:r>
          <w:rPr>
            <w:rFonts w:ascii="Cambria" w:hAnsi="Cambria" w:eastAsia="Cambria"/>
            <w:i w:val="0"/>
            <w:color w:val="000000"/>
            <w:sz w:val="22"/>
          </w:rPr>
          <w:t xml:space="preserve">described</w:t>
        </w:r>
      </w:ins>
      <w:r>
        <w:rPr>
          <w:rFonts w:ascii="Cambria" w:hAnsi="Cambria" w:eastAsia="Cambria"/>
          <w:i w:val="0"/>
          <w:color w:val="000000"/>
          <w:sz w:val="22"/>
        </w:rPr>
        <w:t xml:space="preserve"> </w:t>
      </w:r>
      <w:del w:id="563" w:author="OpenAI Codex" w:date="2026-10-11T00:00:00Z">
        <w:r>
          <w:rPr>
            <w:rFonts w:ascii="Cambria" w:hAnsi="Cambria" w:eastAsia="Cambria"/>
            <w:i w:val="0"/>
            <w:color w:val="000000"/>
            <w:sz w:val="22"/>
          </w:rPr>
          <w:delText xml:space="preserve">not an independent fit to</w:delText>
        </w:r>
      </w:del>
      <w:ins w:id="564" w:author="OpenAI Codex" w:date="2026-10-11T00:00:00Z">
        <w:r>
          <w:rPr>
            <w:rFonts w:ascii="Cambria" w:hAnsi="Cambria" w:eastAsia="Cambria"/>
            <w:i w:val="0"/>
            <w:color w:val="000000"/>
            <w:sz w:val="22"/>
          </w:rPr>
          <w:t xml:space="preserve">in</w:t>
        </w:r>
      </w:ins>
      <w:r>
        <w:rPr>
          <w:rFonts w:ascii="Cambria" w:hAnsi="Cambria" w:eastAsia="Cambria"/>
          <w:i w:val="0"/>
          <w:color w:val="000000"/>
          <w:sz w:val="22"/>
        </w:rPr>
        <w:t xml:space="preserve"> the </w:t>
      </w:r>
      <w:del w:id="565" w:author="OpenAI Codex" w:date="2026-10-11T00:00:00Z">
        <w:r>
          <w:rPr>
            <w:rFonts w:ascii="Cambria" w:hAnsi="Cambria" w:eastAsia="Cambria"/>
            <w:i w:val="0"/>
            <w:color w:val="000000"/>
            <w:sz w:val="22"/>
          </w:rPr>
          <w:delText xml:space="preserve">overpotential</w:delText>
        </w:r>
      </w:del>
      <w:ins w:id="566" w:author="OpenAI Codex" w:date="2026-10-11T00:00:00Z">
        <w:r>
          <w:rPr>
            <w:rFonts w:ascii="Cambria" w:hAnsi="Cambria" w:eastAsia="Cambria"/>
            <w:i w:val="0"/>
            <w:color w:val="000000"/>
            <w:sz w:val="22"/>
          </w:rPr>
          <w:t xml:space="preserve">Figure</w:t>
        </w:r>
      </w:ins>
      <w:r>
        <w:rPr>
          <w:rFonts w:ascii="Cambria" w:hAnsi="Cambria" w:eastAsia="Cambria"/>
          <w:i w:val="0"/>
          <w:color w:val="000000"/>
          <w:sz w:val="22"/>
        </w:rPr>
        <w:t xml:space="preserve"> </w:t>
      </w:r>
      <w:del w:id="567" w:author="OpenAI Codex" w:date="2026-10-11T00:00:00Z">
        <w:r>
          <w:rPr>
            <w:rFonts w:ascii="Cambria" w:hAnsi="Cambria" w:eastAsia="Cambria"/>
            <w:i w:val="0"/>
            <w:color w:val="000000"/>
            <w:sz w:val="22"/>
          </w:rPr>
          <w:delText xml:space="preserve">points.</w:delText>
        </w:r>
      </w:del>
      <w:ins w:id="568" w:author="OpenAI Codex" w:date="2026-10-11T00:00:00Z">
        <w:r>
          <w:rPr>
            <w:rFonts w:ascii="Cambria" w:hAnsi="Cambria" w:eastAsia="Cambria"/>
            <w:i w:val="0"/>
            <w:color w:val="000000"/>
            <w:sz w:val="22"/>
          </w:rPr>
          <w:t xml:space="preserve">2 caption.</w:t>
        </w:r>
      </w:ins>
    </w:p>
    <w:p>
      <w:pPr>
        <w:pStyle w:val="Heading2"/>
        <w:keepNext/>
        <w:jc w:val="left"/>
      </w:pPr>
      <w:r>
        <w:rPr>
          <w:rFonts w:ascii="Cambria" w:hAnsi="Cambria" w:eastAsia="Cambria"/>
          <w:b/>
          <w:color w:val="000000"/>
          <w:sz w:val="22"/>
        </w:rPr>
        <w:t>3.3. Regression evidence and its current limits</w:t>
      </w:r>
    </w:p>
    <w:p>
      <w:pPr>
        <w:widowControl/>
        <w:jc w:val="both"/>
      </w:pPr>
      <w:r>
        <w:rPr>
          <w:rFonts w:ascii="Cambria" w:hAnsi="Cambria" w:eastAsia="Cambria"/>
          <w:i w:val="0"/>
          <w:color w:val="000000"/>
          <w:sz w:val="22"/>
        </w:rPr>
        <w:t xml:space="preserve">Figure 3 presents the available OH comparison and </w:t>
      </w:r>
      <w:del w:id="569" w:author="OpenAI Codex" w:date="2026-10-11T00:00:00Z">
        <w:r>
          <w:rPr>
            <w:rFonts w:ascii="Cambria" w:hAnsi="Cambria" w:eastAsia="Cambria"/>
            <w:i w:val="0"/>
            <w:color w:val="000000"/>
            <w:sz w:val="22"/>
          </w:rPr>
          <w:delText xml:space="preserve">displays </w:delText>
        </w:r>
      </w:del>
      <w:r>
        <w:rPr>
          <w:rFonts w:ascii="Cambria" w:hAnsi="Cambria" w:eastAsia="Cambria"/>
          <w:i w:val="0"/>
          <w:color w:val="000000"/>
          <w:sz w:val="22"/>
        </w:rPr>
        <w:t xml:space="preserve">the fit statistics reported with </w:t>
      </w:r>
      <w:del w:id="570" w:author="OpenAI Codex" w:date="2026-10-11T00:00:00Z">
        <w:r>
          <w:rPr>
            <w:rFonts w:ascii="Cambria" w:hAnsi="Cambria" w:eastAsia="Cambria"/>
            <w:i w:val="0"/>
            <w:color w:val="000000"/>
            <w:sz w:val="22"/>
          </w:rPr>
          <w:delText xml:space="preserve">that</w:delText>
        </w:r>
      </w:del>
      <w:ins w:id="571" w:author="OpenAI Codex" w:date="2026-10-11T00:00:00Z">
        <w:r>
          <w:rPr>
            <w:rFonts w:ascii="Cambria" w:hAnsi="Cambria" w:eastAsia="Cambria"/>
            <w:i w:val="0"/>
            <w:color w:val="000000"/>
            <w:sz w:val="22"/>
          </w:rPr>
          <w:t xml:space="preserve">it.</w:t>
        </w:r>
      </w:ins>
      <w:r>
        <w:rPr>
          <w:rFonts w:ascii="Cambria" w:hAnsi="Cambria" w:eastAsia="Cambria"/>
          <w:i w:val="0"/>
          <w:color w:val="000000"/>
          <w:sz w:val="22"/>
        </w:rPr>
        <w:t xml:space="preserve"> </w:t>
      </w:r>
      <w:del w:id="572" w:author="OpenAI Codex" w:date="2026-10-11T00:00:00Z">
        <w:r>
          <w:rPr>
            <w:rFonts w:ascii="Cambria" w:hAnsi="Cambria" w:eastAsia="Cambria"/>
            <w:i w:val="0"/>
            <w:color w:val="000000"/>
            <w:sz w:val="22"/>
          </w:rPr>
          <w:delText xml:space="preserve">plot. Its</w:delText>
        </w:r>
      </w:del>
      <w:ins w:id="573" w:author="OpenAI Codex" w:date="2026-10-11T00:00:00Z">
        <w:r>
          <w:rPr>
            <w:rFonts w:ascii="Cambria" w:hAnsi="Cambria" w:eastAsia="Cambria"/>
            <w:i w:val="0"/>
            <w:color w:val="000000"/>
            <w:sz w:val="22"/>
          </w:rPr>
          <w:t xml:space="preserve">The</w:t>
        </w:r>
      </w:ins>
      <w:r>
        <w:rPr>
          <w:rFonts w:ascii="Cambria" w:hAnsi="Cambria" w:eastAsia="Cambria"/>
          <w:i w:val="0"/>
          <w:color w:val="000000"/>
          <w:sz w:val="22"/>
        </w:rPr>
        <w:t xml:space="preserve"> 30 </w:t>
      </w:r>
      <w:del w:id="574" w:author="OpenAI Codex" w:date="2026-10-11T00:00:00Z">
        <w:r>
          <w:rPr>
            <w:rFonts w:ascii="Cambria" w:hAnsi="Cambria" w:eastAsia="Cambria"/>
            <w:i w:val="0"/>
            <w:color w:val="000000"/>
            <w:sz w:val="22"/>
          </w:rPr>
          <w:delText xml:space="preserve">points</w:delText>
        </w:r>
      </w:del>
      <w:ins w:id="575" w:author="OpenAI Codex" w:date="2026-10-11T00:00:00Z">
        <w:r>
          <w:rPr>
            <w:rFonts w:ascii="Cambria" w:hAnsi="Cambria" w:eastAsia="Cambria"/>
            <w:i w:val="0"/>
            <w:color w:val="000000"/>
            <w:sz w:val="22"/>
          </w:rPr>
          <w:t xml:space="preserve">records summarize this comparison; independent predictive accuracy requires held out catalyst</w:t>
        </w:r>
      </w:ins>
      <w:r>
        <w:rPr>
          <w:rFonts w:ascii="Cambria" w:hAnsi="Cambria" w:eastAsia="Cambria"/>
          <w:i w:val="0"/>
          <w:color w:val="000000"/>
          <w:sz w:val="22"/>
        </w:rPr>
        <w:t xml:space="preserve"> and </w:t>
      </w:r>
      <w:del w:id="576" w:author="OpenAI Codex" w:date="2026-10-11T00:00:00Z">
        <w:r>
          <w:rPr>
            <w:rFonts w:ascii="Cambria" w:hAnsi="Cambria" w:eastAsia="Cambria"/>
            <w:i w:val="0"/>
            <w:color w:val="000000"/>
            <w:sz w:val="22"/>
          </w:rPr>
          <w:delText xml:space="preserve">summary</w:delText>
        </w:r>
      </w:del>
      <w:ins w:id="577" w:author="OpenAI Codex" w:date="2026-10-11T00:00:00Z">
        <w:r>
          <w:rPr>
            <w:rFonts w:ascii="Cambria" w:hAnsi="Cambria" w:eastAsia="Cambria"/>
            <w:i w:val="0"/>
            <w:color w:val="000000"/>
            <w:sz w:val="22"/>
          </w:rPr>
          <w:t xml:space="preserve">adsorption</w:t>
        </w:r>
      </w:ins>
      <w:r>
        <w:rPr>
          <w:rFonts w:ascii="Cambria" w:hAnsi="Cambria" w:eastAsia="Cambria"/>
          <w:i w:val="0"/>
          <w:color w:val="000000"/>
          <w:sz w:val="22"/>
        </w:rPr>
        <w:t xml:space="preserve"> </w:t>
      </w:r>
      <w:del w:id="578" w:author="OpenAI Codex" w:date="2026-10-11T00:00:00Z">
        <w:r>
          <w:rPr>
            <w:rFonts w:ascii="Cambria" w:hAnsi="Cambria" w:eastAsia="Cambria"/>
            <w:i w:val="0"/>
            <w:color w:val="000000"/>
            <w:sz w:val="22"/>
          </w:rPr>
          <w:delText xml:space="preserve">metrics</w:delText>
        </w:r>
      </w:del>
      <w:ins w:id="579" w:author="OpenAI Codex" w:date="2026-10-11T00:00:00Z">
        <w:r>
          <w:rPr>
            <w:rFonts w:ascii="Cambria" w:hAnsi="Cambria" w:eastAsia="Cambria"/>
            <w:i w:val="0"/>
            <w:color w:val="000000"/>
            <w:sz w:val="22"/>
          </w:rPr>
          <w:t xml:space="preserve">site</w:t>
        </w:r>
      </w:ins>
      <w:r>
        <w:rPr>
          <w:rFonts w:ascii="Cambria" w:hAnsi="Cambria" w:eastAsia="Cambria"/>
          <w:i w:val="0"/>
          <w:color w:val="000000"/>
          <w:sz w:val="22"/>
        </w:rPr>
        <w:t xml:space="preserve"> </w:t>
      </w:r>
      <w:del w:id="580" w:author="OpenAI Codex" w:date="2026-10-11T00:00:00Z">
        <w:r>
          <w:rPr>
            <w:rFonts w:ascii="Cambria" w:hAnsi="Cambria" w:eastAsia="Cambria"/>
            <w:i w:val="0"/>
            <w:color w:val="000000"/>
            <w:sz w:val="22"/>
          </w:rPr>
          <w:delText xml:space="preserve">do not, by themselves, show how well the model predicts catalyst structures excluded from fitting.</w:delText>
        </w:r>
      </w:del>
      <w:ins w:id="581" w:author="OpenAI Codex" w:date="2026-10-11T00:00:00Z">
        <w:r>
          <w:rPr>
            <w:rFonts w:ascii="Cambria" w:hAnsi="Cambria" w:eastAsia="Cambria"/>
            <w:i w:val="0"/>
            <w:color w:val="000000"/>
            <w:sz w:val="22"/>
          </w:rPr>
          <w:t xml:space="preserve">records.</w:t>
        </w:r>
      </w:ins>
      <w:r>
        <w:rPr>
          <w:rFonts w:ascii="Cambria" w:hAnsi="Cambria" w:eastAsia="Cambria"/>
          <w:i w:val="0"/>
          <w:color w:val="000000"/>
          <w:sz w:val="22"/>
        </w:rPr>
        <w:t xml:space="preserve"> The</w:t>
      </w:r>
      <w:del w:id="582" w:author="OpenAI Codex" w:date="2026-10-11T00:00:00Z">
        <w:r>
          <w:rPr>
            <w:rFonts w:ascii="Cambria" w:hAnsi="Cambria" w:eastAsia="Cambria"/>
            <w:i w:val="0"/>
            <w:color w:val="000000"/>
            <w:sz w:val="22"/>
          </w:rPr>
          <w:delText xml:space="preserve"> separate</w:delText>
        </w:r>
      </w:del>
      <w:r>
        <w:rPr>
          <w:rFonts w:ascii="Cambria" w:hAnsi="Cambria" w:eastAsia="Cambria"/>
          <w:i w:val="0"/>
          <w:color w:val="000000"/>
          <w:sz w:val="22"/>
        </w:rPr>
        <w:t xml:space="preserve"> descriptor report </w:t>
      </w:r>
      <w:del w:id="583" w:author="OpenAI Codex" w:date="2026-10-11T00:00:00Z">
        <w:r>
          <w:rPr>
            <w:rFonts w:ascii="Cambria" w:hAnsi="Cambria" w:eastAsia="Cambria"/>
            <w:i w:val="0"/>
            <w:color w:val="000000"/>
            <w:sz w:val="22"/>
          </w:rPr>
          <w:delText xml:space="preserve">cannot</w:delText>
        </w:r>
      </w:del>
      <w:ins w:id="584" w:author="OpenAI Codex" w:date="2026-10-11T00:00:00Z">
        <w:r>
          <w:rPr>
            <w:rFonts w:ascii="Cambria" w:hAnsi="Cambria" w:eastAsia="Cambria"/>
            <w:i w:val="0"/>
            <w:color w:val="000000"/>
            <w:sz w:val="22"/>
          </w:rPr>
          <w:t xml:space="preserve">gives</w:t>
        </w:r>
      </w:ins>
      <w:r>
        <w:rPr>
          <w:rFonts w:ascii="Cambria" w:hAnsi="Cambria" w:eastAsia="Cambria"/>
          <w:i w:val="0"/>
          <w:color w:val="000000"/>
          <w:sz w:val="22"/>
        </w:rPr>
        <w:t xml:space="preserve"> </w:t>
      </w:r>
      <w:del w:id="585" w:author="OpenAI Codex" w:date="2026-10-11T00:00:00Z">
        <w:r>
          <w:rPr>
            <w:rFonts w:ascii="Cambria" w:hAnsi="Cambria" w:eastAsia="Cambria"/>
            <w:i w:val="0"/>
            <w:color w:val="000000"/>
            <w:sz w:val="22"/>
          </w:rPr>
          <w:delText xml:space="preserve">resolve</w:delText>
        </w:r>
      </w:del>
      <w:ins w:id="586" w:author="OpenAI Codex" w:date="2026-10-11T00:00:00Z">
        <w:r>
          <w:rPr>
            <w:rFonts w:ascii="Cambria" w:hAnsi="Cambria" w:eastAsia="Cambria"/>
            <w:i w:val="0"/>
            <w:color w:val="000000"/>
            <w:sz w:val="22"/>
          </w:rPr>
          <w:t xml:space="preserve">conflicting</w:t>
        </w:r>
      </w:ins>
      <w:r>
        <w:rPr>
          <w:rFonts w:ascii="Cambria" w:hAnsi="Cambria" w:eastAsia="Cambria"/>
          <w:i w:val="0"/>
          <w:color w:val="000000"/>
          <w:sz w:val="22"/>
        </w:rPr>
        <w:t xml:space="preserve"> </w:t>
      </w:r>
      <w:del w:id="587" w:author="OpenAI Codex" w:date="2026-10-11T00:00:00Z">
        <w:r>
          <w:rPr>
            <w:rFonts w:ascii="Cambria" w:hAnsi="Cambria" w:eastAsia="Cambria"/>
            <w:i w:val="0"/>
            <w:color w:val="000000"/>
            <w:sz w:val="22"/>
          </w:rPr>
          <w:delText xml:space="preserve">this</w:delText>
        </w:r>
      </w:del>
      <w:ins w:id="588" w:author="OpenAI Codex" w:date="2026-10-11T00:00:00Z">
        <w:r>
          <w:rPr>
            <w:rFonts w:ascii="Cambria" w:hAnsi="Cambria" w:eastAsia="Cambria"/>
            <w:i w:val="0"/>
            <w:color w:val="000000"/>
            <w:sz w:val="22"/>
          </w:rPr>
          <w:t xml:space="preserve">predictor</w:t>
        </w:r>
      </w:ins>
      <w:r>
        <w:rPr>
          <w:rFonts w:ascii="Cambria" w:hAnsi="Cambria" w:eastAsia="Cambria"/>
          <w:i w:val="0"/>
          <w:color w:val="000000"/>
          <w:sz w:val="22"/>
        </w:rPr>
        <w:t xml:space="preserve"> </w:t>
      </w:r>
      <w:del w:id="589" w:author="OpenAI Codex" w:date="2026-10-11T00:00:00Z">
        <w:r>
          <w:rPr>
            <w:rFonts w:ascii="Cambria" w:hAnsi="Cambria" w:eastAsia="Cambria"/>
            <w:i w:val="0"/>
            <w:color w:val="000000"/>
            <w:sz w:val="22"/>
          </w:rPr>
          <w:delText xml:space="preserve">issue because its narrative</w:delText>
        </w:r>
      </w:del>
      <w:ins w:id="590" w:author="OpenAI Codex" w:date="2026-10-11T00:00:00Z">
        <w:r>
          <w:rPr>
            <w:rFonts w:ascii="Cambria" w:hAnsi="Cambria" w:eastAsia="Cambria"/>
            <w:i w:val="0"/>
            <w:color w:val="000000"/>
            <w:sz w:val="22"/>
          </w:rPr>
          <w:t xml:space="preserve">counts</w:t>
        </w:r>
      </w:ins>
      <w:r>
        <w:rPr>
          <w:rFonts w:ascii="Cambria" w:hAnsi="Cambria" w:eastAsia="Cambria"/>
          <w:i w:val="0"/>
          <w:color w:val="000000"/>
          <w:sz w:val="22"/>
        </w:rPr>
        <w:t xml:space="preserve"> and</w:t>
      </w:r>
      <w:del w:id="591" w:author="OpenAI Codex" w:date="2026-10-11T00:00:00Z">
        <w:r>
          <w:rPr>
            <w:rFonts w:ascii="Cambria" w:hAnsi="Cambria" w:eastAsia="Cambria"/>
            <w:i w:val="0"/>
            <w:color w:val="000000"/>
            <w:sz w:val="22"/>
          </w:rPr>
          <w:delText xml:space="preserve"> tables disagree about the number of predictors and the</w:delText>
        </w:r>
      </w:del>
      <w:r>
        <w:rPr>
          <w:rFonts w:ascii="Cambria" w:hAnsi="Cambria" w:eastAsia="Cambria"/>
          <w:i w:val="0"/>
          <w:color w:val="000000"/>
          <w:sz w:val="22"/>
        </w:rPr>
        <w:t xml:space="preserve"> validation and grouped cross validation </w:t>
      </w:r>
      <w:del w:id="592" w:author="OpenAI Codex" w:date="2026-10-11T00:00:00Z">
        <w:r>
          <w:rPr>
            <w:rFonts w:ascii="Cambria" w:hAnsi="Cambria" w:eastAsia="Cambria"/>
            <w:i w:val="0"/>
            <w:color w:val="000000"/>
            <w:sz w:val="22"/>
          </w:rPr>
          <w:delText xml:space="preserve">cohorts.</w:delText>
        </w:r>
      </w:del>
      <w:ins w:id="593" w:author="OpenAI Codex" w:date="2026-10-11T00:00:00Z">
        <w:r>
          <w:rPr>
            <w:rFonts w:ascii="Cambria" w:hAnsi="Cambria" w:eastAsia="Cambria"/>
            <w:i w:val="0"/>
            <w:color w:val="000000"/>
            <w:sz w:val="22"/>
          </w:rPr>
          <w:t xml:space="preserve">cohorts,</w:t>
        </w:r>
      </w:ins>
      <w:r>
        <w:rPr>
          <w:rFonts w:ascii="Cambria" w:hAnsi="Cambria" w:eastAsia="Cambria"/>
          <w:i w:val="0"/>
          <w:color w:val="000000"/>
          <w:sz w:val="22"/>
        </w:rPr>
        <w:t xml:space="preserve"> </w:t>
      </w:r>
      <w:del w:id="594" w:author="OpenAI Codex" w:date="2026-10-11T00:00:00Z">
        <w:r>
          <w:rPr>
            <w:rFonts w:ascii="Cambria" w:hAnsi="Cambria" w:eastAsia="Cambria"/>
            <w:i w:val="0"/>
            <w:color w:val="000000"/>
            <w:sz w:val="22"/>
          </w:rPr>
          <w:delText xml:space="preserve">We</w:delText>
        </w:r>
      </w:del>
      <w:ins w:id="595" w:author="OpenAI Codex" w:date="2026-10-11T00:00:00Z">
        <w:r>
          <w:rPr>
            <w:rFonts w:ascii="Cambria" w:hAnsi="Cambria" w:eastAsia="Cambria"/>
            <w:i w:val="0"/>
            <w:color w:val="000000"/>
            <w:sz w:val="22"/>
          </w:rPr>
          <w:t xml:space="preserve">so</w:t>
        </w:r>
      </w:ins>
      <w:r>
        <w:rPr>
          <w:rFonts w:ascii="Cambria" w:hAnsi="Cambria" w:eastAsia="Cambria"/>
          <w:i w:val="0"/>
          <w:color w:val="000000"/>
          <w:sz w:val="22"/>
        </w:rPr>
        <w:t xml:space="preserve"> </w:t>
      </w:r>
      <w:del w:id="596" w:author="OpenAI Codex" w:date="2026-10-11T00:00:00Z">
        <w:r>
          <w:rPr>
            <w:rFonts w:ascii="Cambria" w:hAnsi="Cambria" w:eastAsia="Cambria"/>
            <w:i w:val="0"/>
            <w:color w:val="000000"/>
            <w:sz w:val="22"/>
          </w:rPr>
          <w:delText xml:space="preserve">therefore</w:delText>
        </w:r>
      </w:del>
      <w:ins w:id="597" w:author="OpenAI Codex" w:date="2026-10-11T00:00:00Z">
        <w:r>
          <w:rPr>
            <w:rFonts w:ascii="Cambria" w:hAnsi="Cambria" w:eastAsia="Cambria"/>
            <w:i w:val="0"/>
            <w:color w:val="000000"/>
            <w:sz w:val="22"/>
          </w:rPr>
          <w:t xml:space="preserve">Figure</w:t>
        </w:r>
      </w:ins>
      <w:r>
        <w:rPr>
          <w:rFonts w:ascii="Cambria" w:hAnsi="Cambria" w:eastAsia="Cambria"/>
          <w:i w:val="0"/>
          <w:color w:val="000000"/>
          <w:sz w:val="22"/>
        </w:rPr>
        <w:t xml:space="preserve"> </w:t>
      </w:r>
      <w:del w:id="598" w:author="OpenAI Codex" w:date="2026-10-11T00:00:00Z">
        <w:r>
          <w:rPr>
            <w:rFonts w:ascii="Cambria" w:hAnsi="Cambria" w:eastAsia="Cambria"/>
            <w:i w:val="0"/>
            <w:color w:val="000000"/>
            <w:sz w:val="22"/>
          </w:rPr>
          <w:delText xml:space="preserve">retain</w:delText>
        </w:r>
      </w:del>
      <w:ins w:id="599" w:author="OpenAI Codex" w:date="2026-10-11T00:00:00Z">
        <w:r>
          <w:rPr>
            <w:rFonts w:ascii="Cambria" w:hAnsi="Cambria" w:eastAsia="Cambria"/>
            <w:i w:val="0"/>
            <w:color w:val="000000"/>
            <w:sz w:val="22"/>
          </w:rPr>
          <w:t xml:space="preserve">3</w:t>
        </w:r>
      </w:ins>
      <w:r>
        <w:rPr>
          <w:rFonts w:ascii="Cambria" w:hAnsi="Cambria" w:eastAsia="Cambria"/>
          <w:i w:val="0"/>
          <w:color w:val="000000"/>
          <w:sz w:val="22"/>
        </w:rPr>
        <w:t xml:space="preserve"> </w:t>
      </w:r>
      <w:del w:id="600" w:author="OpenAI Codex" w:date="2026-10-11T00:00:00Z">
        <w:r>
          <w:rPr>
            <w:rFonts w:ascii="Cambria" w:hAnsi="Cambria" w:eastAsia="Cambria"/>
            <w:i w:val="0"/>
            <w:color w:val="000000"/>
            <w:sz w:val="22"/>
          </w:rPr>
          <w:delText xml:space="preserve">the plot as</w:delText>
        </w:r>
      </w:del>
      <w:ins w:id="601" w:author="OpenAI Codex" w:date="2026-10-11T00:00:00Z">
        <w:r>
          <w:rPr>
            <w:rFonts w:ascii="Cambria" w:hAnsi="Cambria" w:eastAsia="Cambria"/>
            <w:i w:val="0"/>
            <w:color w:val="000000"/>
            <w:sz w:val="22"/>
          </w:rPr>
          <w:t xml:space="preserve">remains</w:t>
        </w:r>
      </w:ins>
      <w:r>
        <w:rPr>
          <w:rFonts w:ascii="Cambria" w:hAnsi="Cambria" w:eastAsia="Cambria"/>
          <w:i w:val="0"/>
          <w:color w:val="000000"/>
          <w:sz w:val="22"/>
        </w:rPr>
        <w:t xml:space="preserve"> an exploratory result </w:t>
      </w:r>
      <w:del w:id="602" w:author="OpenAI Codex" w:date="2026-10-11T00:00:00Z">
        <w:r>
          <w:rPr>
            <w:rFonts w:ascii="Cambria" w:hAnsi="Cambria" w:eastAsia="Cambria"/>
            <w:i w:val="0"/>
            <w:color w:val="000000"/>
            <w:sz w:val="22"/>
          </w:rPr>
          <w:delText xml:space="preserve">and withhold a quantitative claim about independent prediction until</w:delText>
        </w:r>
      </w:del>
      <w:ins w:id="603" w:author="OpenAI Codex" w:date="2026-10-11T00:00:00Z">
        <w:r>
          <w:rPr>
            <w:rFonts w:ascii="Cambria" w:hAnsi="Cambria" w:eastAsia="Cambria"/>
            <w:i w:val="0"/>
            <w:color w:val="000000"/>
            <w:sz w:val="22"/>
          </w:rPr>
          <w:t xml:space="preserve">while</w:t>
        </w:r>
      </w:ins>
      <w:r>
        <w:rPr>
          <w:rFonts w:ascii="Cambria" w:hAnsi="Cambria" w:eastAsia="Cambria"/>
          <w:i w:val="0"/>
          <w:color w:val="000000"/>
          <w:sz w:val="22"/>
        </w:rPr>
        <w:t xml:space="preserve"> the model inputs, sample identities, split assignments, and metrics are reconciled.</w:t>
      </w:r>
    </w:p>
    <w:p>
      <w:pPr>
        <w:widowControl/>
        <w:jc w:val="both"/>
      </w:pPr>
      <w:ins w:id="603" w:author="OpenAI Codex" w:date="2026-10-11T00:00:00Z">
        <w:r>
          <w:rPr>
            <w:rFonts w:ascii="Cambria" w:hAnsi="Cambria" w:eastAsia="Cambria"/>
            <w:i w:val="0"/>
            <w:color w:val="000000"/>
            <w:sz w:val="22"/>
          </w:rPr>
          <w:t xml:space="preserve">The planned model is linear regression with second-order polynomial features, whereas the descriptor report describes ridge regression. The available records leave the plotted model, independence of its 30 values, and applicable validation cohort unresolved. Figure 3 remains exploratory pending the model code, sample identities, and prediction records.</w:t>
        </w:r>
      </w:ins>
    </w:p>
    <w:p>
      <w:pPr>
        <w:keepLines/>
        <w:jc w:val="center"/>
      </w:pPr>
      <w:r>
        <w:drawing>
          <wp:inline xmlns:a="http://schemas.openxmlformats.org/drawingml/2006/main" xmlns:pic="http://schemas.openxmlformats.org/drawingml/2006/picture">
            <wp:extent cx="6120000" cy="6120000"/>
            <wp:docPr id="3" name="Picture 3"/>
            <wp:cNvGraphicFramePr>
              <a:graphicFrameLocks noChangeAspect="1"/>
            </wp:cNvGraphicFramePr>
            <a:graphic>
              <a:graphicData uri="http://schemas.openxmlformats.org/drawingml/2006/picture">
                <pic:pic>
                  <pic:nvPicPr>
                    <pic:cNvPr id="0" name="Figure_3_OH_parity_units.png"/>
                    <pic:cNvPicPr/>
                  </pic:nvPicPr>
                  <pic:blipFill>
                    <a:blip r:embed="rId12"/>
                    <a:stretch>
                      <a:fillRect/>
                    </a:stretch>
                  </pic:blipFill>
                  <pic:spPr>
                    <a:xfrm>
                      <a:off x="0" y="0"/>
                      <a:ext cx="6120000" cy="6120000"/>
                    </a:xfrm>
                    <a:prstGeom prst="rect"/>
                  </pic:spPr>
                </pic:pic>
              </a:graphicData>
            </a:graphic>
          </wp:inline>
        </w:drawing>
      </w:r>
    </w:p>
    <w:p>
      <w:pPr>
        <w:keepLines/>
        <w:spacing w:after="160"/>
        <w:jc w:val="both"/>
      </w:pPr>
      <w:r>
        <w:rPr>
          <w:rFonts w:ascii="Cambria" w:hAnsi="Cambria" w:eastAsia="Cambria"/>
          <w:color w:val="000000"/>
          <w:sz w:val="22"/>
        </w:rPr>
        <w:t xml:space="preserve">Figure 3. Initial comparison of model predicted OH adsorption energy with OH adsorption energy values compiled from literature for 30 records. The dashed line denotes parity. The plot displays R² = 0.93, root mean square error = 0.37 eV, and mean absolute error = 0.30 eV. The </w:t>
      </w:r>
      <w:del w:id="605" w:author="OpenAI Codex" w:date="2026-10-11T00:00:00Z">
        <w:r>
          <w:rPr>
            <w:rFonts w:ascii="Cambria" w:hAnsi="Cambria" w:eastAsia="Cambria"/>
            <w:color w:val="000000"/>
            <w:sz w:val="22"/>
          </w:rPr>
          <w:delText xml:space="preserve">available</w:delText>
        </w:r>
      </w:del>
      <w:ins w:id="606" w:author="OpenAI Codex" w:date="2026-10-11T00:00:00Z">
        <w:r>
          <w:rPr>
            <w:rFonts w:ascii="Cambria" w:hAnsi="Cambria" w:eastAsia="Cambria"/>
            <w:color w:val="000000"/>
            <w:sz w:val="22"/>
          </w:rPr>
          <w:t xml:space="preserve">source</w:t>
        </w:r>
      </w:ins>
      <w:r>
        <w:rPr>
          <w:rFonts w:ascii="Cambria" w:hAnsi="Cambria" w:eastAsia="Cambria"/>
          <w:color w:val="000000"/>
          <w:sz w:val="22"/>
        </w:rPr>
        <w:t xml:space="preserve"> records </w:t>
      </w:r>
      <w:del w:id="607" w:author="OpenAI Codex" w:date="2026-10-11T00:00:00Z">
        <w:r>
          <w:rPr>
            <w:rFonts w:ascii="Cambria" w:hAnsi="Cambria" w:eastAsia="Cambria"/>
            <w:color w:val="000000"/>
            <w:sz w:val="22"/>
          </w:rPr>
          <w:delText xml:space="preserve">do</w:delText>
        </w:r>
      </w:del>
      <w:ins w:id="608" w:author="OpenAI Codex" w:date="2026-10-11T00:00:00Z">
        <w:r>
          <w:rPr>
            <w:rFonts w:ascii="Cambria" w:hAnsi="Cambria" w:eastAsia="Cambria"/>
            <w:color w:val="000000"/>
            <w:sz w:val="22"/>
          </w:rPr>
          <w:t xml:space="preserve">omit</w:t>
        </w:r>
      </w:ins>
      <w:r>
        <w:rPr>
          <w:rFonts w:ascii="Cambria" w:hAnsi="Cambria" w:eastAsia="Cambria"/>
          <w:color w:val="000000"/>
          <w:sz w:val="22"/>
        </w:rPr>
        <w:t xml:space="preserve"> </w:t>
      </w:r>
      <w:del w:id="609" w:author="OpenAI Codex" w:date="2026-10-11T00:00:00Z">
        <w:r>
          <w:rPr>
            <w:rFonts w:ascii="Cambria" w:hAnsi="Cambria" w:eastAsia="Cambria"/>
            <w:color w:val="000000"/>
            <w:sz w:val="22"/>
          </w:rPr>
          <w:delText xml:space="preserve">not</w:delText>
        </w:r>
      </w:del>
      <w:ins w:id="610" w:author="OpenAI Codex" w:date="2026-10-11T00:00:00Z">
        <w:r>
          <w:rPr>
            <w:rFonts w:ascii="Cambria" w:hAnsi="Cambria" w:eastAsia="Cambria"/>
            <w:color w:val="000000"/>
            <w:sz w:val="22"/>
          </w:rPr>
          <w:t xml:space="preserve">train</w:t>
        </w:r>
      </w:ins>
      <w:r>
        <w:rPr>
          <w:rFonts w:ascii="Cambria" w:hAnsi="Cambria" w:eastAsia="Cambria"/>
          <w:color w:val="000000"/>
          <w:sz w:val="22"/>
        </w:rPr>
        <w:t xml:space="preserve"> </w:t>
      </w:r>
      <w:del w:id="611" w:author="OpenAI Codex" w:date="2026-10-11T00:00:00Z">
        <w:r>
          <w:rPr>
            <w:rFonts w:ascii="Cambria" w:hAnsi="Cambria" w:eastAsia="Cambria"/>
            <w:color w:val="000000"/>
            <w:sz w:val="22"/>
          </w:rPr>
          <w:delText xml:space="preserve">establish</w:delText>
        </w:r>
      </w:del>
      <w:ins w:id="612" w:author="OpenAI Codex" w:date="2026-10-11T00:00:00Z">
        <w:r>
          <w:rPr>
            <w:rFonts w:ascii="Cambria" w:hAnsi="Cambria" w:eastAsia="Cambria"/>
            <w:color w:val="000000"/>
            <w:sz w:val="22"/>
          </w:rPr>
          <w:t xml:space="preserve">and</w:t>
        </w:r>
      </w:ins>
      <w:r>
        <w:rPr>
          <w:rFonts w:ascii="Cambria" w:hAnsi="Cambria" w:eastAsia="Cambria"/>
          <w:color w:val="000000"/>
          <w:sz w:val="22"/>
        </w:rPr>
        <w:t xml:space="preserve"> </w:t>
      </w:r>
      <w:del w:id="613" w:author="OpenAI Codex" w:date="2026-10-11T00:00:00Z">
        <w:r>
          <w:rPr>
            <w:rFonts w:ascii="Cambria" w:hAnsi="Cambria" w:eastAsia="Cambria"/>
            <w:color w:val="000000"/>
            <w:sz w:val="22"/>
          </w:rPr>
          <w:delText xml:space="preserve">whether</w:delText>
        </w:r>
      </w:del>
      <w:ins w:id="614" w:author="OpenAI Codex" w:date="2026-10-11T00:00:00Z">
        <w:r>
          <w:rPr>
            <w:rFonts w:ascii="Cambria" w:hAnsi="Cambria" w:eastAsia="Cambria"/>
            <w:color w:val="000000"/>
            <w:sz w:val="22"/>
          </w:rPr>
          <w:t xml:space="preserve">test assignments, so the independence of</w:t>
        </w:r>
      </w:ins>
      <w:r>
        <w:rPr>
          <w:rFonts w:ascii="Cambria" w:hAnsi="Cambria" w:eastAsia="Cambria"/>
          <w:color w:val="000000"/>
          <w:sz w:val="22"/>
        </w:rPr>
        <w:t xml:space="preserve"> these points </w:t>
      </w:r>
      <w:del w:id="615" w:author="OpenAI Codex" w:date="2026-10-11T00:00:00Z">
        <w:r>
          <w:rPr>
            <w:rFonts w:ascii="Cambria" w:hAnsi="Cambria" w:eastAsia="Cambria"/>
            <w:color w:val="000000"/>
            <w:sz w:val="22"/>
          </w:rPr>
          <w:delText xml:space="preserve">were</w:delText>
        </w:r>
      </w:del>
      <w:ins w:id="616" w:author="OpenAI Codex" w:date="2026-10-11T00:00:00Z">
        <w:r>
          <w:rPr>
            <w:rFonts w:ascii="Cambria" w:hAnsi="Cambria" w:eastAsia="Cambria"/>
            <w:color w:val="000000"/>
            <w:sz w:val="22"/>
          </w:rPr>
          <w:t xml:space="preserve">remains</w:t>
        </w:r>
      </w:ins>
      <w:r>
        <w:rPr>
          <w:rFonts w:ascii="Cambria" w:hAnsi="Cambria" w:eastAsia="Cambria"/>
          <w:color w:val="000000"/>
          <w:sz w:val="22"/>
        </w:rPr>
        <w:t xml:space="preserve"> </w:t>
      </w:r>
      <w:del w:id="617" w:author="OpenAI Codex" w:date="2026-10-11T00:00:00Z">
        <w:r>
          <w:rPr>
            <w:rFonts w:ascii="Cambria" w:hAnsi="Cambria" w:eastAsia="Cambria"/>
            <w:color w:val="000000"/>
            <w:sz w:val="22"/>
          </w:rPr>
          <w:delText xml:space="preserve">excluded</w:delText>
        </w:r>
      </w:del>
      <w:ins w:id="618" w:author="OpenAI Codex" w:date="2026-10-11T00:00:00Z">
        <w:r>
          <w:rPr>
            <w:rFonts w:ascii="Cambria" w:hAnsi="Cambria" w:eastAsia="Cambria"/>
            <w:color w:val="000000"/>
            <w:sz w:val="22"/>
          </w:rPr>
          <w:t xml:space="preserve">unknown</w:t>
        </w:r>
      </w:ins>
      <w:r>
        <w:rPr>
          <w:rFonts w:ascii="Cambria" w:hAnsi="Cambria" w:eastAsia="Cambria"/>
          <w:color w:val="000000"/>
          <w:sz w:val="22"/>
        </w:rPr>
        <w:t xml:space="preserve"> </w:t>
      </w:r>
      <w:del w:id="619" w:author="OpenAI Codex" w:date="2026-10-11T00:00:00Z">
        <w:r>
          <w:rPr>
            <w:rFonts w:ascii="Cambria" w:hAnsi="Cambria" w:eastAsia="Cambria"/>
            <w:color w:val="000000"/>
            <w:sz w:val="22"/>
          </w:rPr>
          <w:delText xml:space="preserve">from model fitting;</w:delText>
        </w:r>
      </w:del>
      <w:ins w:id="620" w:author="OpenAI Codex" w:date="2026-10-11T00:00:00Z">
        <w:r>
          <w:rPr>
            <w:rFonts w:ascii="Cambria" w:hAnsi="Cambria" w:eastAsia="Cambria"/>
            <w:color w:val="000000"/>
            <w:sz w:val="22"/>
          </w:rPr>
          <w:t xml:space="preserve">and</w:t>
        </w:r>
      </w:ins>
      <w:r>
        <w:rPr>
          <w:rFonts w:ascii="Cambria" w:hAnsi="Cambria" w:eastAsia="Cambria"/>
          <w:color w:val="000000"/>
          <w:sz w:val="22"/>
        </w:rPr>
        <w:t xml:space="preserve"> the comparison is </w:t>
      </w:r>
      <w:del w:id="621" w:author="OpenAI Codex" w:date="2026-10-11T00:00:00Z">
        <w:r>
          <w:rPr>
            <w:rFonts w:ascii="Cambria" w:hAnsi="Cambria" w:eastAsia="Cambria"/>
            <w:color w:val="000000"/>
            <w:sz w:val="22"/>
          </w:rPr>
          <w:delText xml:space="preserve">therefore exploratory and is not evidence of independent predictive performance.</w:delText>
        </w:r>
      </w:del>
      <w:ins w:id="622" w:author="OpenAI Codex" w:date="2026-10-11T00:00:00Z">
        <w:r>
          <w:rPr>
            <w:rFonts w:ascii="Cambria" w:hAnsi="Cambria" w:eastAsia="Cambria"/>
            <w:color w:val="000000"/>
            <w:sz w:val="22"/>
          </w:rPr>
          <w:t xml:space="preserve">exploratory.</w:t>
        </w:r>
      </w:ins>
    </w:p>
    <w:p>
      <w:pPr>
        <w:pStyle w:val="Heading2"/>
        <w:keepNext/>
        <w:jc w:val="left"/>
      </w:pPr>
      <w:r>
        <w:rPr>
          <w:rFonts w:ascii="Cambria" w:hAnsi="Cambria" w:eastAsia="Cambria"/>
          <w:b/>
          <w:color w:val="000000"/>
          <w:sz w:val="22"/>
        </w:rPr>
        <w:t>3.4. Reanalysis from reusable data</w:t>
      </w:r>
    </w:p>
    <w:p>
      <w:pPr>
        <w:widowControl/>
        <w:jc w:val="both"/>
      </w:pPr>
      <w:r>
        <w:rPr>
          <w:rFonts w:ascii="Cambria" w:hAnsi="Cambria" w:eastAsia="Cambria"/>
          <w:i w:val="0"/>
          <w:color w:val="000000"/>
          <w:sz w:val="22"/>
        </w:rPr>
        <w:t xml:space="preserve">The</w:t>
      </w:r>
      <w:del w:id="623" w:author="OpenAI Codex" w:date="2026-10-11T00:00:00Z">
        <w:r>
          <w:rPr>
            <w:rFonts w:ascii="Cambria" w:hAnsi="Cambria" w:eastAsia="Cambria"/>
            <w:i w:val="0"/>
            <w:color w:val="000000"/>
            <w:sz w:val="22"/>
          </w:rPr>
          <w:delText xml:space="preserve"> same</w:delText>
        </w:r>
      </w:del>
      <w:r>
        <w:rPr>
          <w:rFonts w:ascii="Cambria" w:hAnsi="Cambria" w:eastAsia="Cambria"/>
          <w:i w:val="0"/>
          <w:color w:val="000000"/>
          <w:sz w:val="22"/>
        </w:rPr>
        <w:t xml:space="preserve"> exact, site matched adsorption records support the conventional CHE calculation and the alternative Calle-Vallejo and Exner </w:t>
      </w:r>
      <w:del w:id="624" w:author="OpenAI Codex" w:date="2026-10-11T00:00:00Z">
        <w:r>
          <w:rPr>
            <w:rFonts w:ascii="Cambria" w:hAnsi="Cambria" w:eastAsia="Cambria"/>
            <w:i w:val="0"/>
            <w:color w:val="000000"/>
            <w:sz w:val="22"/>
          </w:rPr>
          <w:delText xml:space="preserve">analyses</w:delText>
        </w:r>
      </w:del>
      <w:ins w:id="625" w:author="OpenAI Codex" w:date="2026-10-11T00:00:00Z">
        <w:r>
          <w:rPr>
            <w:rFonts w:ascii="Cambria" w:hAnsi="Cambria" w:eastAsia="Cambria"/>
            <w:i w:val="0"/>
            <w:color w:val="000000"/>
            <w:sz w:val="22"/>
          </w:rPr>
          <w:t xml:space="preserve">analyses.</w:t>
        </w:r>
      </w:ins>
      <w:r>
        <w:rPr>
          <w:rFonts w:ascii="Cambria" w:hAnsi="Cambria" w:eastAsia="Cambria"/>
          <w:i w:val="0"/>
          <w:color w:val="000000"/>
          <w:sz w:val="22"/>
        </w:rPr>
        <w:t xml:space="preserve"> </w:t>
      </w:r>
      <w:del w:id="626" w:author="OpenAI Codex" w:date="2026-10-11T00:00:00Z">
        <w:r>
          <w:rPr>
            <w:rFonts w:ascii="Cambria" w:hAnsi="Cambria" w:eastAsia="Cambria"/>
            <w:i w:val="0"/>
            <w:color w:val="000000"/>
            <w:sz w:val="22"/>
          </w:rPr>
          <w:delText xml:space="preserve">retained in the notebook. Once the adsorption energies,</w:delText>
        </w:r>
      </w:del>
      <w:ins w:id="627" w:author="OpenAI Codex" w:date="2026-10-11T00:00:00Z">
        <w:r>
          <w:rPr>
            <w:rFonts w:ascii="Cambria" w:hAnsi="Cambria" w:eastAsia="Cambria"/>
            <w:i w:val="0"/>
            <w:color w:val="000000"/>
            <w:sz w:val="22"/>
          </w:rPr>
          <w:t xml:space="preserve">With</w:t>
        </w:r>
      </w:ins>
      <w:r>
        <w:rPr>
          <w:rFonts w:ascii="Cambria" w:hAnsi="Cambria" w:eastAsia="Cambria"/>
          <w:i w:val="0"/>
          <w:color w:val="000000"/>
          <w:sz w:val="22"/>
        </w:rPr>
        <w:t xml:space="preserve"> catalyst identity, adsorption site, OOH orientation, and </w:t>
      </w:r>
      <w:del w:id="628" w:author="OpenAI Codex" w:date="2026-10-11T00:00:00Z">
        <w:r>
          <w:rPr>
            <w:rFonts w:ascii="Cambria" w:hAnsi="Cambria" w:eastAsia="Cambria"/>
            <w:i w:val="0"/>
            <w:color w:val="000000"/>
            <w:sz w:val="22"/>
          </w:rPr>
          <w:delText xml:space="preserve">thermochemical</w:delText>
        </w:r>
      </w:del>
      <w:ins w:id="629" w:author="OpenAI Codex" w:date="2026-10-11T00:00:00Z">
        <w:r>
          <w:rPr>
            <w:rFonts w:ascii="Cambria" w:hAnsi="Cambria" w:eastAsia="Cambria"/>
            <w:i w:val="0"/>
            <w:color w:val="000000"/>
            <w:sz w:val="22"/>
          </w:rPr>
          <w:t xml:space="preserve">energy</w:t>
        </w:r>
      </w:ins>
      <w:r>
        <w:rPr>
          <w:rFonts w:ascii="Cambria" w:hAnsi="Cambria" w:eastAsia="Cambria"/>
          <w:i w:val="0"/>
          <w:color w:val="000000"/>
          <w:sz w:val="22"/>
        </w:rPr>
        <w:t xml:space="preserve"> convention </w:t>
      </w:r>
      <w:del w:id="630" w:author="OpenAI Codex" w:date="2026-10-11T00:00:00Z">
        <w:r>
          <w:rPr>
            <w:rFonts w:ascii="Cambria" w:hAnsi="Cambria" w:eastAsia="Cambria"/>
            <w:i w:val="0"/>
            <w:color w:val="000000"/>
            <w:sz w:val="22"/>
          </w:rPr>
          <w:delText xml:space="preserve">are</w:delText>
        </w:r>
      </w:del>
      <w:ins w:id="631" w:author="OpenAI Codex" w:date="2026-10-11T00:00:00Z">
        <w:r>
          <w:rPr>
            <w:rFonts w:ascii="Cambria" w:hAnsi="Cambria" w:eastAsia="Cambria"/>
            <w:i w:val="0"/>
            <w:color w:val="000000"/>
            <w:sz w:val="22"/>
          </w:rPr>
          <w:t xml:space="preserve">retained,</w:t>
        </w:r>
      </w:ins>
      <w:r>
        <w:rPr>
          <w:rFonts w:ascii="Cambria" w:hAnsi="Cambria" w:eastAsia="Cambria"/>
          <w:i w:val="0"/>
          <w:color w:val="000000"/>
          <w:sz w:val="22"/>
        </w:rPr>
        <w:t xml:space="preserve"> </w:t>
      </w:r>
      <w:del w:id="632" w:author="OpenAI Codex" w:date="2026-10-11T00:00:00Z">
        <w:r>
          <w:rPr>
            <w:rFonts w:ascii="Cambria" w:hAnsi="Cambria" w:eastAsia="Cambria"/>
            <w:i w:val="0"/>
            <w:color w:val="000000"/>
            <w:sz w:val="22"/>
          </w:rPr>
          <w:delText xml:space="preserve">stored</w:delText>
        </w:r>
      </w:del>
      <w:ins w:id="633" w:author="OpenAI Codex" w:date="2026-10-11T00:00:00Z">
        <w:r>
          <w:rPr>
            <w:rFonts w:ascii="Cambria" w:hAnsi="Cambria" w:eastAsia="Cambria"/>
            <w:i w:val="0"/>
            <w:color w:val="000000"/>
            <w:sz w:val="22"/>
          </w:rPr>
          <w:t xml:space="preserve">researchers</w:t>
        </w:r>
      </w:ins>
      <w:r>
        <w:rPr>
          <w:rFonts w:ascii="Cambria" w:hAnsi="Cambria" w:eastAsia="Cambria"/>
          <w:i w:val="0"/>
          <w:color w:val="000000"/>
          <w:sz w:val="22"/>
        </w:rPr>
        <w:t xml:space="preserve"> </w:t>
      </w:r>
      <w:del w:id="634" w:author="OpenAI Codex" w:date="2026-10-11T00:00:00Z">
        <w:r>
          <w:rPr>
            <w:rFonts w:ascii="Cambria" w:hAnsi="Cambria" w:eastAsia="Cambria"/>
            <w:i w:val="0"/>
            <w:color w:val="000000"/>
            <w:sz w:val="22"/>
          </w:rPr>
          <w:delText xml:space="preserve">in</w:delText>
        </w:r>
      </w:del>
      <w:ins w:id="635" w:author="OpenAI Codex" w:date="2026-10-11T00:00:00Z">
        <w:r>
          <w:rPr>
            <w:rFonts w:ascii="Cambria" w:hAnsi="Cambria" w:eastAsia="Cambria"/>
            <w:i w:val="0"/>
            <w:color w:val="000000"/>
            <w:sz w:val="22"/>
          </w:rPr>
          <w:t xml:space="preserve">can</w:t>
        </w:r>
      </w:ins>
      <w:r>
        <w:rPr>
          <w:rFonts w:ascii="Cambria" w:hAnsi="Cambria" w:eastAsia="Cambria"/>
          <w:i w:val="0"/>
          <w:color w:val="000000"/>
          <w:sz w:val="22"/>
        </w:rPr>
        <w:t xml:space="preserve"> </w:t>
      </w:r>
      <w:del w:id="636" w:author="OpenAI Codex" w:date="2026-10-11T00:00:00Z">
        <w:r>
          <w:rPr>
            <w:rFonts w:ascii="Cambria" w:hAnsi="Cambria" w:eastAsia="Cambria"/>
            <w:i w:val="0"/>
            <w:color w:val="000000"/>
            <w:sz w:val="22"/>
          </w:rPr>
          <w:delText xml:space="preserve">a reusable table,</w:delText>
        </w:r>
      </w:del>
      <w:ins w:id="637" w:author="OpenAI Codex" w:date="2026-10-11T00:00:00Z">
        <w:r>
          <w:rPr>
            <w:rFonts w:ascii="Cambria" w:hAnsi="Cambria" w:eastAsia="Cambria"/>
            <w:i w:val="0"/>
            <w:color w:val="000000"/>
            <w:sz w:val="22"/>
          </w:rPr>
          <w:t xml:space="preserve">recalculate</w:t>
        </w:r>
      </w:ins>
      <w:r>
        <w:rPr>
          <w:rFonts w:ascii="Cambria" w:hAnsi="Cambria" w:eastAsia="Cambria"/>
          <w:i w:val="0"/>
          <w:color w:val="000000"/>
          <w:sz w:val="22"/>
        </w:rPr>
        <w:t xml:space="preserve"> these descriptors </w:t>
      </w:r>
      <w:del w:id="638" w:author="OpenAI Codex" w:date="2026-10-11T00:00:00Z">
        <w:r>
          <w:rPr>
            <w:rFonts w:ascii="Cambria" w:hAnsi="Cambria" w:eastAsia="Cambria"/>
            <w:i w:val="0"/>
            <w:color w:val="000000"/>
            <w:sz w:val="22"/>
          </w:rPr>
          <w:delText xml:space="preserve">can</w:delText>
        </w:r>
      </w:del>
      <w:ins w:id="639" w:author="OpenAI Codex" w:date="2026-10-11T00:00:00Z">
        <w:r>
          <w:rPr>
            <w:rFonts w:ascii="Cambria" w:hAnsi="Cambria" w:eastAsia="Cambria"/>
            <w:i w:val="0"/>
            <w:color w:val="000000"/>
            <w:sz w:val="22"/>
          </w:rPr>
          <w:t xml:space="preserve">from</w:t>
        </w:r>
      </w:ins>
      <w:r>
        <w:rPr>
          <w:rFonts w:ascii="Cambria" w:hAnsi="Cambria" w:eastAsia="Cambria"/>
          <w:i w:val="0"/>
          <w:color w:val="000000"/>
          <w:sz w:val="22"/>
        </w:rPr>
        <w:t xml:space="preserve"> </w:t>
      </w:r>
      <w:del w:id="640" w:author="OpenAI Codex" w:date="2026-10-11T00:00:00Z">
        <w:r>
          <w:rPr>
            <w:rFonts w:ascii="Cambria" w:hAnsi="Cambria" w:eastAsia="Cambria"/>
            <w:i w:val="0"/>
            <w:color w:val="000000"/>
            <w:sz w:val="22"/>
          </w:rPr>
          <w:delText xml:space="preserve">be</w:delText>
        </w:r>
      </w:del>
      <w:ins w:id="641" w:author="OpenAI Codex" w:date="2026-10-11T00:00:00Z">
        <w:r>
          <w:rPr>
            <w:rFonts w:ascii="Cambria" w:hAnsi="Cambria" w:eastAsia="Cambria"/>
            <w:i w:val="0"/>
            <w:color w:val="000000"/>
            <w:sz w:val="22"/>
          </w:rPr>
          <w:t xml:space="preserve">stored</w:t>
        </w:r>
      </w:ins>
      <w:r>
        <w:rPr>
          <w:rFonts w:ascii="Cambria" w:hAnsi="Cambria" w:eastAsia="Cambria"/>
          <w:i w:val="0"/>
          <w:color w:val="000000"/>
          <w:sz w:val="22"/>
        </w:rPr>
        <w:t xml:space="preserve"> </w:t>
      </w:r>
      <w:del w:id="642" w:author="OpenAI Codex" w:date="2026-10-11T00:00:00Z">
        <w:r>
          <w:rPr>
            <w:rFonts w:ascii="Cambria" w:hAnsi="Cambria" w:eastAsia="Cambria"/>
            <w:i w:val="0"/>
            <w:color w:val="000000"/>
            <w:sz w:val="22"/>
          </w:rPr>
          <w:delText xml:space="preserve">recalculated</w:delText>
        </w:r>
      </w:del>
      <w:ins w:id="643" w:author="OpenAI Codex" w:date="2026-10-11T00:00:00Z">
        <w:r>
          <w:rPr>
            <w:rFonts w:ascii="Cambria" w:hAnsi="Cambria" w:eastAsia="Cambria"/>
            <w:i w:val="0"/>
            <w:color w:val="000000"/>
            <w:sz w:val="22"/>
          </w:rPr>
          <w:t xml:space="preserve">energies</w:t>
        </w:r>
      </w:ins>
      <w:r>
        <w:rPr>
          <w:rFonts w:ascii="Cambria" w:hAnsi="Cambria" w:eastAsia="Cambria"/>
          <w:i w:val="0"/>
          <w:color w:val="000000"/>
          <w:sz w:val="22"/>
        </w:rPr>
        <w:t xml:space="preserve"> </w:t>
      </w:r>
      <w:del w:id="644" w:author="OpenAI Codex" w:date="2026-10-11T00:00:00Z">
        <w:r>
          <w:rPr>
            <w:rFonts w:ascii="Cambria" w:hAnsi="Cambria" w:eastAsia="Cambria"/>
            <w:i w:val="0"/>
            <w:color w:val="000000"/>
            <w:sz w:val="22"/>
          </w:rPr>
          <w:delText xml:space="preserve">by post processing; that step does not require</w:delText>
        </w:r>
      </w:del>
      <w:ins w:id="645" w:author="OpenAI Codex" w:date="2026-10-11T00:00:00Z">
        <w:r>
          <w:rPr>
            <w:rFonts w:ascii="Cambria" w:hAnsi="Cambria" w:eastAsia="Cambria"/>
            <w:i w:val="0"/>
            <w:color w:val="000000"/>
            <w:sz w:val="22"/>
          </w:rPr>
          <w:t xml:space="preserve">without</w:t>
        </w:r>
      </w:ins>
      <w:r>
        <w:rPr>
          <w:rFonts w:ascii="Cambria" w:hAnsi="Cambria" w:eastAsia="Cambria"/>
          <w:i w:val="0"/>
          <w:color w:val="000000"/>
          <w:sz w:val="22"/>
        </w:rPr>
        <w:t xml:space="preserve"> repeating </w:t>
      </w:r>
      <w:del w:id="646" w:author="OpenAI Codex" w:date="2026-10-11T00:00:00Z">
        <w:r>
          <w:rPr>
            <w:rFonts w:ascii="Cambria" w:hAnsi="Cambria" w:eastAsia="Cambria"/>
            <w:i w:val="0"/>
            <w:color w:val="000000"/>
            <w:sz w:val="22"/>
          </w:rPr>
          <w:delText xml:space="preserve">the</w:delText>
        </w:r>
      </w:del>
      <w:ins w:id="647" w:author="OpenAI Codex" w:date="2026-10-11T00:00:00Z">
        <w:r>
          <w:rPr>
            <w:rFonts w:ascii="Cambria" w:hAnsi="Cambria" w:eastAsia="Cambria"/>
            <w:i w:val="0"/>
            <w:color w:val="000000"/>
            <w:sz w:val="22"/>
          </w:rPr>
          <w:t xml:space="preserve">DFT.</w:t>
        </w:r>
      </w:ins>
      <w:r>
        <w:rPr>
          <w:rFonts w:ascii="Cambria" w:hAnsi="Cambria" w:eastAsia="Cambria"/>
          <w:i w:val="0"/>
          <w:color w:val="000000"/>
          <w:sz w:val="22"/>
        </w:rPr>
        <w:t xml:space="preserve"> </w:t>
      </w:r>
      <w:del w:id="648" w:author="OpenAI Codex" w:date="2026-10-11T00:00:00Z">
        <w:r>
          <w:rPr>
            <w:rFonts w:ascii="Cambria" w:hAnsi="Cambria" w:eastAsia="Cambria"/>
            <w:i w:val="0"/>
            <w:color w:val="000000"/>
            <w:sz w:val="22"/>
          </w:rPr>
          <w:delText xml:space="preserve">underlying</w:delText>
        </w:r>
      </w:del>
      <w:ins w:id="649" w:author="OpenAI Codex" w:date="2026-10-11T00:00:00Z">
        <w:r>
          <w:rPr>
            <w:rFonts w:ascii="Cambria" w:hAnsi="Cambria" w:eastAsia="Cambria"/>
            <w:i w:val="0"/>
            <w:color w:val="000000"/>
            <w:sz w:val="22"/>
          </w:rPr>
          <w:t xml:space="preserve">Changes</w:t>
        </w:r>
      </w:ins>
      <w:r>
        <w:rPr>
          <w:rFonts w:ascii="Cambria" w:hAnsi="Cambria" w:eastAsia="Cambria"/>
          <w:i w:val="0"/>
          <w:color w:val="000000"/>
          <w:sz w:val="22"/>
        </w:rPr>
        <w:t xml:space="preserve"> </w:t>
      </w:r>
      <w:del w:id="650" w:author="OpenAI Codex" w:date="2026-10-11T00:00:00Z">
        <w:r>
          <w:rPr>
            <w:rFonts w:ascii="Cambria" w:hAnsi="Cambria" w:eastAsia="Cambria"/>
            <w:i w:val="0"/>
            <w:color w:val="000000"/>
            <w:sz w:val="22"/>
          </w:rPr>
          <w:delText xml:space="preserve">DFT calculations. Reanalysis that changes the</w:delText>
        </w:r>
      </w:del>
      <w:ins w:id="651" w:author="OpenAI Codex" w:date="2026-10-11T00:00:00Z">
        <w:r>
          <w:rPr>
            <w:rFonts w:ascii="Cambria" w:hAnsi="Cambria" w:eastAsia="Cambria"/>
            <w:i w:val="0"/>
            <w:color w:val="000000"/>
            <w:sz w:val="22"/>
          </w:rPr>
          <w:t xml:space="preserve">to</w:t>
        </w:r>
      </w:ins>
      <w:r>
        <w:rPr>
          <w:rFonts w:ascii="Cambria" w:hAnsi="Cambria" w:eastAsia="Cambria"/>
          <w:i w:val="0"/>
          <w:color w:val="000000"/>
          <w:sz w:val="22"/>
        </w:rPr>
        <w:t xml:space="preserve"> molecular geometry, charge state, or adsorption structure </w:t>
      </w:r>
      <w:del w:id="652" w:author="OpenAI Codex" w:date="2026-10-11T00:00:00Z">
        <w:r>
          <w:rPr>
            <w:rFonts w:ascii="Cambria" w:hAnsi="Cambria" w:eastAsia="Cambria"/>
            <w:i w:val="0"/>
            <w:color w:val="000000"/>
            <w:sz w:val="22"/>
          </w:rPr>
          <w:delText xml:space="preserve">does </w:delText>
        </w:r>
      </w:del>
      <w:r>
        <w:rPr>
          <w:rFonts w:ascii="Cambria" w:hAnsi="Cambria" w:eastAsia="Cambria"/>
          <w:i w:val="0"/>
          <w:color w:val="000000"/>
          <w:sz w:val="22"/>
        </w:rPr>
        <w:t xml:space="preserve">require new calculations.</w:t>
      </w:r>
    </w:p>
    <w:p>
      <w:pPr>
        <w:widowControl/>
        <w:jc w:val="both"/>
      </w:pPr>
      <w:del w:id="653" w:author="OpenAI Codex" w:date="2026-10-11T00:00:00Z">
        <w:r>
          <w:rPr>
            <w:rFonts w:ascii="Cambria" w:hAnsi="Cambria" w:eastAsia="Cambria"/>
            <w:i w:val="0"/>
            <w:color w:val="000000"/>
            <w:sz w:val="22"/>
          </w:rPr>
          <w:delText xml:space="preserve">We</w:delText>
        </w:r>
      </w:del>
      <w:ins w:id="654" w:author="OpenAI Codex" w:date="2026-10-11T00:00:00Z">
        <w:r>
          <w:rPr>
            <w:rFonts w:ascii="Cambria" w:hAnsi="Cambria" w:eastAsia="Cambria"/>
            <w:i w:val="0"/>
            <w:color w:val="000000"/>
            <w:sz w:val="22"/>
          </w:rPr>
          <w:t xml:space="preserve">The</w:t>
        </w:r>
      </w:ins>
      <w:r>
        <w:rPr>
          <w:rFonts w:ascii="Cambria" w:hAnsi="Cambria" w:eastAsia="Cambria"/>
          <w:i w:val="0"/>
          <w:color w:val="000000"/>
          <w:sz w:val="22"/>
        </w:rPr>
        <w:t xml:space="preserve"> </w:t>
      </w:r>
      <w:del w:id="655" w:author="OpenAI Codex" w:date="2026-10-11T00:00:00Z">
        <w:r>
          <w:rPr>
            <w:rFonts w:ascii="Cambria" w:hAnsi="Cambria" w:eastAsia="Cambria"/>
            <w:i w:val="0"/>
            <w:color w:val="000000"/>
            <w:sz w:val="22"/>
          </w:rPr>
          <w:delText xml:space="preserve">plan to</w:delText>
        </w:r>
      </w:del>
      <w:ins w:id="656" w:author="OpenAI Codex" w:date="2026-10-11T00:00:00Z">
        <w:r>
          <w:rPr>
            <w:rFonts w:ascii="Cambria" w:hAnsi="Cambria" w:eastAsia="Cambria"/>
            <w:i w:val="0"/>
            <w:color w:val="000000"/>
            <w:sz w:val="22"/>
          </w:rPr>
          <w:t xml:space="preserve">planned</w:t>
        </w:r>
      </w:ins>
      <w:r>
        <w:rPr>
          <w:rFonts w:ascii="Cambria" w:hAnsi="Cambria" w:eastAsia="Cambria"/>
          <w:i w:val="0"/>
          <w:color w:val="000000"/>
          <w:sz w:val="22"/>
        </w:rPr>
        <w:t xml:space="preserve"> release </w:t>
      </w:r>
      <w:del w:id="657" w:author="OpenAI Codex" w:date="2026-10-11T00:00:00Z">
        <w:r>
          <w:rPr>
            <w:rFonts w:ascii="Cambria" w:hAnsi="Cambria" w:eastAsia="Cambria"/>
            <w:i w:val="0"/>
            <w:color w:val="000000"/>
            <w:sz w:val="22"/>
          </w:rPr>
          <w:delText xml:space="preserve">the</w:delText>
        </w:r>
      </w:del>
      <w:ins w:id="658" w:author="OpenAI Codex" w:date="2026-10-11T00:00:00Z">
        <w:r>
          <w:rPr>
            <w:rFonts w:ascii="Cambria" w:hAnsi="Cambria" w:eastAsia="Cambria"/>
            <w:i w:val="0"/>
            <w:color w:val="000000"/>
            <w:sz w:val="22"/>
          </w:rPr>
          <w:t xml:space="preserve">will include</w:t>
        </w:r>
      </w:ins>
      <w:r>
        <w:rPr>
          <w:rFonts w:ascii="Cambria" w:hAnsi="Cambria" w:eastAsia="Cambria"/>
          <w:i w:val="0"/>
          <w:color w:val="000000"/>
          <w:sz w:val="22"/>
        </w:rPr>
        <w:t xml:space="preserve"> catalyst structures and results as an Atomic Simulation Environment (ASE) database and </w:t>
      </w:r>
      <w:del w:id="659" w:author="OpenAI Codex" w:date="2026-10-11T00:00:00Z">
        <w:r>
          <w:rPr>
            <w:rFonts w:ascii="Cambria" w:hAnsi="Cambria" w:eastAsia="Cambria"/>
            <w:i w:val="0"/>
            <w:color w:val="000000"/>
            <w:sz w:val="22"/>
          </w:rPr>
          <w:delText xml:space="preserve">a </w:delText>
        </w:r>
      </w:del>
      <w:r>
        <w:rPr>
          <w:rFonts w:ascii="Cambria" w:hAnsi="Cambria" w:eastAsia="Cambria"/>
          <w:i w:val="0"/>
          <w:color w:val="000000"/>
          <w:sz w:val="22"/>
        </w:rPr>
        <w:t xml:space="preserve">machine readable </w:t>
      </w:r>
      <w:del w:id="660" w:author="OpenAI Codex" w:date="2026-10-11T00:00:00Z">
        <w:r>
          <w:rPr>
            <w:rFonts w:ascii="Cambria" w:hAnsi="Cambria" w:eastAsia="Cambria"/>
            <w:i w:val="0"/>
            <w:color w:val="000000"/>
            <w:sz w:val="22"/>
          </w:rPr>
          <w:delText xml:space="preserve">JSON representation,</w:delText>
        </w:r>
      </w:del>
      <w:ins w:id="661" w:author="OpenAI Codex" w:date="2026-10-11T00:00:00Z">
        <w:r>
          <w:rPr>
            <w:rFonts w:ascii="Cambria" w:hAnsi="Cambria" w:eastAsia="Cambria"/>
            <w:i w:val="0"/>
            <w:color w:val="000000"/>
            <w:sz w:val="22"/>
          </w:rPr>
          <w:t xml:space="preserve">JSON,</w:t>
        </w:r>
      </w:ins>
      <w:r>
        <w:rPr>
          <w:rFonts w:ascii="Cambria" w:hAnsi="Cambria" w:eastAsia="Cambria"/>
          <w:i w:val="0"/>
          <w:color w:val="000000"/>
          <w:sz w:val="22"/>
        </w:rPr>
        <w:t xml:space="preserve"> together with </w:t>
      </w:r>
      <w:del w:id="662" w:author="OpenAI Codex" w:date="2026-10-11T00:00:00Z">
        <w:r>
          <w:rPr>
            <w:rFonts w:ascii="Cambria" w:hAnsi="Cambria" w:eastAsia="Cambria"/>
            <w:i w:val="0"/>
            <w:color w:val="000000"/>
            <w:sz w:val="22"/>
          </w:rPr>
          <w:delText xml:space="preserve">the </w:delText>
        </w:r>
      </w:del>
      <w:r>
        <w:rPr>
          <w:rFonts w:ascii="Cambria" w:hAnsi="Cambria" w:eastAsia="Cambria"/>
          <w:i w:val="0"/>
          <w:color w:val="000000"/>
          <w:sz w:val="22"/>
        </w:rPr>
        <w:t xml:space="preserve">code </w:t>
      </w:r>
      <w:del w:id="663" w:author="OpenAI Codex" w:date="2026-10-11T00:00:00Z">
        <w:r>
          <w:rPr>
            <w:rFonts w:ascii="Cambria" w:hAnsi="Cambria" w:eastAsia="Cambria"/>
            <w:i w:val="0"/>
            <w:color w:val="000000"/>
            <w:sz w:val="22"/>
          </w:rPr>
          <w:delText xml:space="preserve">needed</w:delText>
        </w:r>
      </w:del>
      <w:ins w:id="664" w:author="OpenAI Codex" w:date="2026-10-11T00:00:00Z">
        <w:r>
          <w:rPr>
            <w:rFonts w:ascii="Cambria" w:hAnsi="Cambria" w:eastAsia="Cambria"/>
            <w:i w:val="0"/>
            <w:color w:val="000000"/>
            <w:sz w:val="22"/>
          </w:rPr>
          <w:t xml:space="preserve">for</w:t>
        </w:r>
      </w:ins>
      <w:r>
        <w:rPr>
          <w:rFonts w:ascii="Cambria" w:hAnsi="Cambria" w:eastAsia="Cambria"/>
          <w:i w:val="0"/>
          <w:color w:val="000000"/>
          <w:sz w:val="22"/>
        </w:rPr>
        <w:t xml:space="preserve"> </w:t>
      </w:r>
      <w:del w:id="665" w:author="OpenAI Codex" w:date="2026-10-11T00:00:00Z">
        <w:r>
          <w:rPr>
            <w:rFonts w:ascii="Cambria" w:hAnsi="Cambria" w:eastAsia="Cambria"/>
            <w:i w:val="0"/>
            <w:color w:val="000000"/>
            <w:sz w:val="22"/>
          </w:rPr>
          <w:delText xml:space="preserve">to reconstruct</w:delText>
        </w:r>
      </w:del>
      <w:ins w:id="666" w:author="OpenAI Codex" w:date="2026-10-11T00:00:00Z">
        <w:r>
          <w:rPr>
            <w:rFonts w:ascii="Cambria" w:hAnsi="Cambria" w:eastAsia="Cambria"/>
            <w:i w:val="0"/>
            <w:color w:val="000000"/>
            <w:sz w:val="22"/>
          </w:rPr>
          <w:t xml:space="preserve">reconstructing</w:t>
        </w:r>
      </w:ins>
      <w:r>
        <w:rPr>
          <w:rFonts w:ascii="Cambria" w:hAnsi="Cambria" w:eastAsia="Cambria"/>
          <w:i w:val="0"/>
          <w:color w:val="000000"/>
          <w:sz w:val="22"/>
        </w:rPr>
        <w:t xml:space="preserve"> the joins and figures. These formats</w:t>
      </w:r>
      <w:del w:id="667" w:author="OpenAI Codex" w:date="2026-10-11T00:00:00Z">
        <w:r>
          <w:rPr>
            <w:rFonts w:ascii="Cambria" w:hAnsi="Cambria" w:eastAsia="Cambria"/>
            <w:i w:val="0"/>
            <w:color w:val="000000"/>
            <w:sz w:val="22"/>
          </w:rPr>
          <w:delText xml:space="preserve"> are intended to</w:delText>
        </w:r>
      </w:del>
      <w:r>
        <w:rPr>
          <w:rFonts w:ascii="Cambria" w:hAnsi="Cambria" w:eastAsia="Cambria"/>
          <w:i w:val="0"/>
          <w:color w:val="000000"/>
          <w:sz w:val="22"/>
        </w:rPr>
        <w:t xml:space="preserve"> support findable, accessible, interoperable, and reusable data practices [18]. A </w:t>
      </w:r>
      <w:ins w:id="668" w:author="OpenAI Codex" w:date="2026-10-11T00:00:00Z">
        <w:r>
          <w:rPr>
            <w:rFonts w:ascii="Cambria" w:hAnsi="Cambria" w:eastAsia="Cambria"/>
            <w:i w:val="0"/>
            <w:color w:val="000000"/>
            <w:sz w:val="22"/>
          </w:rPr>
          <w:t xml:space="preserve">documented schema lets a </w:t>
        </w:r>
      </w:ins>
      <w:r>
        <w:rPr>
          <w:rFonts w:ascii="Cambria" w:hAnsi="Cambria" w:eastAsia="Cambria"/>
          <w:i w:val="0"/>
          <w:color w:val="000000"/>
          <w:sz w:val="22"/>
        </w:rPr>
        <w:t xml:space="preserve">language model </w:t>
      </w:r>
      <w:del w:id="669" w:author="OpenAI Codex" w:date="2026-10-11T00:00:00Z">
        <w:r>
          <w:rPr>
            <w:rFonts w:ascii="Cambria" w:hAnsi="Cambria" w:eastAsia="Cambria"/>
            <w:i w:val="0"/>
            <w:color w:val="000000"/>
            <w:sz w:val="22"/>
          </w:rPr>
          <w:delText xml:space="preserve">can</w:delText>
        </w:r>
      </w:del>
      <w:ins w:id="670" w:author="OpenAI Codex" w:date="2026-10-11T00:00:00Z">
        <w:r>
          <w:rPr>
            <w:rFonts w:ascii="Cambria" w:hAnsi="Cambria" w:eastAsia="Cambria"/>
            <w:i w:val="0"/>
            <w:color w:val="000000"/>
            <w:sz w:val="22"/>
          </w:rPr>
          <w:t xml:space="preserve">prepare</w:t>
        </w:r>
      </w:ins>
      <w:r>
        <w:rPr>
          <w:rFonts w:ascii="Cambria" w:hAnsi="Cambria" w:eastAsia="Cambria"/>
          <w:i w:val="0"/>
          <w:color w:val="000000"/>
          <w:sz w:val="22"/>
        </w:rPr>
        <w:t xml:space="preserve"> </w:t>
      </w:r>
      <w:del w:id="671" w:author="OpenAI Codex" w:date="2026-10-11T00:00:00Z">
        <w:r>
          <w:rPr>
            <w:rFonts w:ascii="Cambria" w:hAnsi="Cambria" w:eastAsia="Cambria"/>
            <w:i w:val="0"/>
            <w:color w:val="000000"/>
            <w:sz w:val="22"/>
          </w:rPr>
          <w:delText xml:space="preserve">read</w:delText>
        </w:r>
      </w:del>
      <w:ins w:id="672" w:author="OpenAI Codex" w:date="2026-10-11T00:00:00Z">
        <w:r>
          <w:rPr>
            <w:rFonts w:ascii="Cambria" w:hAnsi="Cambria" w:eastAsia="Cambria"/>
            <w:i w:val="0"/>
            <w:color w:val="000000"/>
            <w:sz w:val="22"/>
          </w:rPr>
          <w:t xml:space="preserve">an</w:t>
        </w:r>
      </w:ins>
      <w:r>
        <w:rPr>
          <w:rFonts w:ascii="Cambria" w:hAnsi="Cambria" w:eastAsia="Cambria"/>
          <w:i w:val="0"/>
          <w:color w:val="000000"/>
          <w:sz w:val="22"/>
        </w:rPr>
        <w:t xml:space="preserve"> </w:t>
      </w:r>
      <w:del w:id="673" w:author="OpenAI Codex" w:date="2026-10-11T00:00:00Z">
        <w:r>
          <w:rPr>
            <w:rFonts w:ascii="Cambria" w:hAnsi="Cambria" w:eastAsia="Cambria"/>
            <w:i w:val="0"/>
            <w:color w:val="000000"/>
            <w:sz w:val="22"/>
          </w:rPr>
          <w:delText xml:space="preserve">a documented schema and produce a new</w:delText>
        </w:r>
      </w:del>
      <w:ins w:id="674" w:author="OpenAI Codex" w:date="2026-10-11T00:00:00Z">
        <w:r>
          <w:rPr>
            <w:rFonts w:ascii="Cambria" w:hAnsi="Cambria" w:eastAsia="Cambria"/>
            <w:i w:val="0"/>
            <w:color w:val="000000"/>
            <w:sz w:val="22"/>
          </w:rPr>
          <w:t xml:space="preserve">alternative</w:t>
        </w:r>
      </w:ins>
      <w:r>
        <w:rPr>
          <w:rFonts w:ascii="Cambria" w:hAnsi="Cambria" w:eastAsia="Cambria"/>
          <w:i w:val="0"/>
          <w:color w:val="000000"/>
          <w:sz w:val="22"/>
        </w:rPr>
        <w:t xml:space="preserve"> analysis or plot at low computational </w:t>
      </w:r>
      <w:del w:id="675" w:author="OpenAI Codex" w:date="2026-10-11T00:00:00Z">
        <w:r>
          <w:rPr>
            <w:rFonts w:ascii="Cambria" w:hAnsi="Cambria" w:eastAsia="Cambria"/>
            <w:i w:val="0"/>
            <w:color w:val="000000"/>
            <w:sz w:val="22"/>
          </w:rPr>
          <w:delText xml:space="preserve">cost,</w:delText>
        </w:r>
      </w:del>
      <w:ins w:id="676" w:author="OpenAI Codex" w:date="2026-10-11T00:00:00Z">
        <w:r>
          <w:rPr>
            <w:rFonts w:ascii="Cambria" w:hAnsi="Cambria" w:eastAsia="Cambria"/>
            <w:i w:val="0"/>
            <w:color w:val="000000"/>
            <w:sz w:val="22"/>
          </w:rPr>
          <w:t xml:space="preserve">cost;</w:t>
        </w:r>
      </w:ins>
      <w:r>
        <w:rPr>
          <w:rFonts w:ascii="Cambria" w:hAnsi="Cambria" w:eastAsia="Cambria"/>
          <w:i w:val="0"/>
          <w:color w:val="000000"/>
          <w:sz w:val="22"/>
        </w:rPr>
        <w:t xml:space="preserve"> </w:t>
      </w:r>
      <w:del w:id="677" w:author="OpenAI Codex" w:date="2026-10-11T00:00:00Z">
        <w:r>
          <w:rPr>
            <w:rFonts w:ascii="Cambria" w:hAnsi="Cambria" w:eastAsia="Cambria"/>
            <w:i w:val="0"/>
            <w:color w:val="000000"/>
            <w:sz w:val="22"/>
          </w:rPr>
          <w:delText xml:space="preserve">while</w:delText>
        </w:r>
      </w:del>
      <w:ins w:id="678" w:author="OpenAI Codex" w:date="2026-10-11T00:00:00Z">
        <w:r>
          <w:rPr>
            <w:rFonts w:ascii="Cambria" w:hAnsi="Cambria" w:eastAsia="Cambria"/>
            <w:i w:val="0"/>
            <w:color w:val="000000"/>
            <w:sz w:val="22"/>
          </w:rPr>
          <w:t xml:space="preserve">researchers can then check</w:t>
        </w:r>
      </w:ins>
      <w:r>
        <w:rPr>
          <w:rFonts w:ascii="Cambria" w:hAnsi="Cambria" w:eastAsia="Cambria"/>
          <w:i w:val="0"/>
          <w:color w:val="000000"/>
          <w:sz w:val="22"/>
        </w:rPr>
        <w:t xml:space="preserve"> its</w:t>
      </w:r>
      <w:del w:id="679" w:author="OpenAI Codex" w:date="2026-10-11T00:00:00Z">
        <w:r>
          <w:rPr>
            <w:rFonts w:ascii="Cambria" w:hAnsi="Cambria" w:eastAsia="Cambria"/>
            <w:i w:val="0"/>
            <w:color w:val="000000"/>
            <w:sz w:val="22"/>
          </w:rPr>
          <w:delText xml:space="preserve"> output remains a proposal until the researcher checks the</w:delText>
        </w:r>
      </w:del>
      <w:r>
        <w:rPr>
          <w:rFonts w:ascii="Cambria" w:hAnsi="Cambria" w:eastAsia="Cambria"/>
          <w:i w:val="0"/>
          <w:color w:val="000000"/>
          <w:sz w:val="22"/>
        </w:rPr>
        <w:t xml:space="preserve"> inputs, equations, code, and </w:t>
      </w:r>
      <w:del w:id="680" w:author="OpenAI Codex" w:date="2026-10-11T00:00:00Z">
        <w:r>
          <w:rPr>
            <w:rFonts w:ascii="Cambria" w:hAnsi="Cambria" w:eastAsia="Cambria"/>
            <w:i w:val="0"/>
            <w:color w:val="000000"/>
            <w:sz w:val="22"/>
          </w:rPr>
          <w:delText xml:space="preserve">resulting</w:delText>
        </w:r>
      </w:del>
      <w:ins w:id="681" w:author="OpenAI Codex" w:date="2026-10-11T00:00:00Z">
        <w:r>
          <w:rPr>
            <w:rFonts w:ascii="Cambria" w:hAnsi="Cambria" w:eastAsia="Cambria"/>
            <w:i w:val="0"/>
            <w:color w:val="000000"/>
            <w:sz w:val="22"/>
          </w:rPr>
          <w:t xml:space="preserve">results</w:t>
        </w:r>
      </w:ins>
      <w:r>
        <w:rPr>
          <w:rFonts w:ascii="Cambria" w:hAnsi="Cambria" w:eastAsia="Cambria"/>
          <w:i w:val="0"/>
          <w:color w:val="000000"/>
          <w:sz w:val="22"/>
        </w:rPr>
        <w:t xml:space="preserve"> </w:t>
      </w:r>
      <w:del w:id="682" w:author="OpenAI Codex" w:date="2026-10-11T00:00:00Z">
        <w:r>
          <w:rPr>
            <w:rFonts w:ascii="Cambria" w:hAnsi="Cambria" w:eastAsia="Cambria"/>
            <w:i w:val="0"/>
            <w:color w:val="000000"/>
            <w:sz w:val="22"/>
          </w:rPr>
          <w:delText xml:space="preserve">values.</w:delText>
        </w:r>
      </w:del>
      <w:ins w:id="683" w:author="OpenAI Codex" w:date="2026-10-11T00:00:00Z">
        <w:r>
          <w:rPr>
            <w:rFonts w:ascii="Cambria" w:hAnsi="Cambria" w:eastAsia="Cambria"/>
            <w:i w:val="0"/>
            <w:color w:val="000000"/>
            <w:sz w:val="22"/>
          </w:rPr>
          <w:t xml:space="preserve">before</w:t>
        </w:r>
      </w:ins>
      <w:r>
        <w:rPr>
          <w:rFonts w:ascii="Cambria" w:hAnsi="Cambria" w:eastAsia="Cambria"/>
          <w:i w:val="0"/>
          <w:color w:val="000000"/>
          <w:sz w:val="22"/>
        </w:rPr>
        <w:t xml:space="preserve"> </w:t>
      </w:r>
      <w:del w:id="684" w:author="OpenAI Codex" w:date="2026-10-11T00:00:00Z">
        <w:r>
          <w:rPr>
            <w:rFonts w:ascii="Cambria" w:hAnsi="Cambria" w:eastAsia="Cambria"/>
            <w:i w:val="0"/>
            <w:color w:val="000000"/>
            <w:sz w:val="22"/>
          </w:rPr>
          <w:delText xml:space="preserve">The present example makes data organization and verification part of the scientific method.</w:delText>
        </w:r>
      </w:del>
      <w:ins w:id="685" w:author="OpenAI Codex" w:date="2026-10-11T00:00:00Z">
        <w:r>
          <w:rPr>
            <w:rFonts w:ascii="Cambria" w:hAnsi="Cambria" w:eastAsia="Cambria"/>
            <w:i w:val="0"/>
            <w:color w:val="000000"/>
            <w:sz w:val="22"/>
          </w:rPr>
          <w:t xml:space="preserve">interpretation.</w:t>
        </w:r>
      </w:ins>
    </w:p>
    <w:p>
      <w:pPr>
        <w:widowControl/>
        <w:jc w:val="both"/>
      </w:pPr>
      <w:del w:id="686" w:author="OpenAI Codex" w:date="2026-10-11T00:00:00Z">
        <w:r>
          <w:rPr>
            <w:rFonts w:ascii="Cambria" w:hAnsi="Cambria" w:eastAsia="Cambria"/>
            <w:i w:val="0"/>
            <w:color w:val="000000"/>
            <w:sz w:val="22"/>
          </w:rPr>
          <w:delText xml:space="preserve">This distinction also bounds the time claim. </w:delText>
        </w:r>
      </w:del>
      <w:r>
        <w:rPr>
          <w:rFonts w:ascii="Cambria" w:hAnsi="Cambria" w:eastAsia="Cambria"/>
          <w:i w:val="0"/>
          <w:color w:val="000000"/>
          <w:sz w:val="22"/>
        </w:rPr>
        <w:t xml:space="preserve">The authors report </w:t>
      </w:r>
      <w:del w:id="687" w:author="OpenAI Codex" w:date="2026-10-11T00:00:00Z">
        <w:r>
          <w:rPr>
            <w:rFonts w:ascii="Cambria" w:hAnsi="Cambria" w:eastAsia="Cambria"/>
            <w:i w:val="0"/>
            <w:color w:val="000000"/>
            <w:sz w:val="22"/>
          </w:rPr>
          <w:delText xml:space="preserve">a</w:delText>
        </w:r>
      </w:del>
      <w:ins w:id="688" w:author="OpenAI Codex" w:date="2026-10-11T00:00:00Z">
        <w:r>
          <w:rPr>
            <w:rFonts w:ascii="Cambria" w:hAnsi="Cambria" w:eastAsia="Cambria"/>
            <w:i w:val="0"/>
            <w:color w:val="000000"/>
            <w:sz w:val="22"/>
          </w:rPr>
          <w:t xml:space="preserve">that</w:t>
        </w:r>
      </w:ins>
      <w:r>
        <w:rPr>
          <w:rFonts w:ascii="Cambria" w:hAnsi="Cambria" w:eastAsia="Cambria"/>
          <w:i w:val="0"/>
          <w:color w:val="000000"/>
          <w:sz w:val="22"/>
        </w:rPr>
        <w:t xml:space="preserve"> prompt development </w:t>
      </w:r>
      <w:del w:id="689" w:author="OpenAI Codex" w:date="2026-10-11T00:00:00Z">
        <w:r>
          <w:rPr>
            <w:rFonts w:ascii="Cambria" w:hAnsi="Cambria" w:eastAsia="Cambria"/>
            <w:i w:val="0"/>
            <w:color w:val="000000"/>
            <w:sz w:val="22"/>
          </w:rPr>
          <w:delText xml:space="preserve">period of</w:delText>
        </w:r>
      </w:del>
      <w:ins w:id="690" w:author="OpenAI Codex" w:date="2026-10-11T00:00:00Z">
        <w:r>
          <w:rPr>
            <w:rFonts w:ascii="Cambria" w:hAnsi="Cambria" w:eastAsia="Cambria"/>
            <w:i w:val="0"/>
            <w:color w:val="000000"/>
            <w:sz w:val="22"/>
          </w:rPr>
          <w:t xml:space="preserve">took</w:t>
        </w:r>
      </w:ins>
      <w:r>
        <w:rPr>
          <w:rFonts w:ascii="Cambria" w:hAnsi="Cambria" w:eastAsia="Cambria"/>
          <w:i w:val="0"/>
          <w:color w:val="000000"/>
          <w:sz w:val="22"/>
        </w:rPr>
        <w:t xml:space="preserve"> about two weeks </w:t>
      </w:r>
      <w:del w:id="691" w:author="OpenAI Codex" w:date="2026-10-11T00:00:00Z">
        <w:r>
          <w:rPr>
            <w:rFonts w:ascii="Cambria" w:hAnsi="Cambria" w:eastAsia="Cambria"/>
            <w:i w:val="0"/>
            <w:color w:val="000000"/>
            <w:sz w:val="22"/>
          </w:rPr>
          <w:delText xml:space="preserve">followed</w:delText>
        </w:r>
      </w:del>
      <w:ins w:id="692" w:author="OpenAI Codex" w:date="2026-10-11T00:00:00Z">
        <w:r>
          <w:rPr>
            <w:rFonts w:ascii="Cambria" w:hAnsi="Cambria" w:eastAsia="Cambria"/>
            <w:i w:val="0"/>
            <w:color w:val="000000"/>
            <w:sz w:val="22"/>
          </w:rPr>
          <w:t xml:space="preserve">and</w:t>
        </w:r>
      </w:ins>
      <w:r>
        <w:rPr>
          <w:rFonts w:ascii="Cambria" w:hAnsi="Cambria" w:eastAsia="Cambria"/>
          <w:i w:val="0"/>
          <w:color w:val="000000"/>
          <w:sz w:val="22"/>
        </w:rPr>
        <w:t xml:space="preserve"> </w:t>
      </w:r>
      <w:del w:id="693" w:author="OpenAI Codex" w:date="2026-10-11T00:00:00Z">
        <w:r>
          <w:rPr>
            <w:rFonts w:ascii="Cambria" w:hAnsi="Cambria" w:eastAsia="Cambria"/>
            <w:i w:val="0"/>
            <w:color w:val="000000"/>
            <w:sz w:val="22"/>
          </w:rPr>
          <w:delText xml:space="preserve">by</w:delText>
        </w:r>
      </w:del>
      <w:ins w:id="694" w:author="OpenAI Codex" w:date="2026-10-11T00:00:00Z">
        <w:r>
          <w:rPr>
            <w:rFonts w:ascii="Cambria" w:hAnsi="Cambria" w:eastAsia="Cambria"/>
            <w:i w:val="0"/>
            <w:color w:val="000000"/>
            <w:sz w:val="22"/>
          </w:rPr>
          <w:t xml:space="preserve">generation of the integrated draft took</w:t>
        </w:r>
      </w:ins>
      <w:r>
        <w:rPr>
          <w:rFonts w:ascii="Cambria" w:hAnsi="Cambria" w:eastAsia="Cambria"/>
          <w:i w:val="0"/>
          <w:color w:val="000000"/>
          <w:sz w:val="22"/>
        </w:rPr>
        <w:t xml:space="preserve"> less than one </w:t>
      </w:r>
      <w:del w:id="695" w:author="OpenAI Codex" w:date="2026-10-11T00:00:00Z">
        <w:r>
          <w:rPr>
            <w:rFonts w:ascii="Cambria" w:hAnsi="Cambria" w:eastAsia="Cambria"/>
            <w:i w:val="0"/>
            <w:color w:val="000000"/>
            <w:sz w:val="22"/>
          </w:rPr>
          <w:delText xml:space="preserve">hour to generate the integrated draft.</w:delText>
        </w:r>
      </w:del>
      <w:ins w:id="696" w:author="OpenAI Codex" w:date="2026-10-11T00:00:00Z">
        <w:r>
          <w:rPr>
            <w:rFonts w:ascii="Cambria" w:hAnsi="Cambria" w:eastAsia="Cambria"/>
            <w:i w:val="0"/>
            <w:color w:val="000000"/>
            <w:sz w:val="22"/>
          </w:rPr>
          <w:t xml:space="preserve">hour.</w:t>
        </w:r>
      </w:ins>
      <w:r>
        <w:rPr>
          <w:rFonts w:ascii="Cambria" w:hAnsi="Cambria" w:eastAsia="Cambria"/>
          <w:i w:val="0"/>
          <w:color w:val="000000"/>
          <w:sz w:val="22"/>
        </w:rPr>
        <w:t xml:space="preserve"> They recall comparable manual writing efforts that took </w:t>
      </w:r>
      <w:del w:id="697" w:author="OpenAI Codex" w:date="2026-10-11T00:00:00Z">
        <w:r>
          <w:rPr>
            <w:rFonts w:ascii="Cambria" w:hAnsi="Cambria" w:eastAsia="Cambria"/>
            <w:i w:val="0"/>
            <w:color w:val="000000"/>
            <w:sz w:val="22"/>
          </w:rPr>
          <w:delText xml:space="preserve">months,</w:delText>
        </w:r>
      </w:del>
      <w:ins w:id="698" w:author="OpenAI Codex" w:date="2026-10-11T00:00:00Z">
        <w:r>
          <w:rPr>
            <w:rFonts w:ascii="Cambria" w:hAnsi="Cambria" w:eastAsia="Cambria"/>
            <w:i w:val="0"/>
            <w:color w:val="000000"/>
            <w:sz w:val="22"/>
          </w:rPr>
          <w:t xml:space="preserve">months.</w:t>
        </w:r>
      </w:ins>
      <w:r>
        <w:rPr>
          <w:rFonts w:ascii="Cambria" w:hAnsi="Cambria" w:eastAsia="Cambria"/>
          <w:i w:val="0"/>
          <w:color w:val="000000"/>
          <w:sz w:val="22"/>
        </w:rPr>
        <w:t xml:space="preserve"> </w:t>
      </w:r>
      <w:del w:id="699" w:author="OpenAI Codex" w:date="2026-10-11T00:00:00Z">
        <w:r>
          <w:rPr>
            <w:rFonts w:ascii="Cambria" w:hAnsi="Cambria" w:eastAsia="Cambria"/>
            <w:i w:val="0"/>
            <w:color w:val="000000"/>
            <w:sz w:val="22"/>
          </w:rPr>
          <w:delText xml:space="preserve">but</w:delText>
        </w:r>
      </w:del>
      <w:ins w:id="700" w:author="OpenAI Codex" w:date="2026-10-11T00:00:00Z">
        <w:r>
          <w:rPr>
            <w:rFonts w:ascii="Cambria" w:hAnsi="Cambria" w:eastAsia="Cambria"/>
            <w:i w:val="0"/>
            <w:color w:val="000000"/>
            <w:sz w:val="22"/>
          </w:rPr>
          <w:t xml:space="preserve">These</w:t>
        </w:r>
      </w:ins>
      <w:r>
        <w:rPr>
          <w:rFonts w:ascii="Cambria" w:hAnsi="Cambria" w:eastAsia="Cambria"/>
          <w:i w:val="0"/>
          <w:color w:val="000000"/>
          <w:sz w:val="22"/>
        </w:rPr>
        <w:t xml:space="preserve"> </w:t>
      </w:r>
      <w:del w:id="701" w:author="OpenAI Codex" w:date="2026-10-11T00:00:00Z">
        <w:r>
          <w:rPr>
            <w:rFonts w:ascii="Cambria" w:hAnsi="Cambria" w:eastAsia="Cambria"/>
            <w:i w:val="0"/>
            <w:color w:val="000000"/>
            <w:sz w:val="22"/>
          </w:rPr>
          <w:delText xml:space="preserve">neither</w:delText>
        </w:r>
      </w:del>
      <w:ins w:id="702" w:author="OpenAI Codex" w:date="2026-10-11T00:00:00Z">
        <w:r>
          <w:rPr>
            <w:rFonts w:ascii="Cambria" w:hAnsi="Cambria" w:eastAsia="Cambria"/>
            <w:i w:val="0"/>
            <w:color w:val="000000"/>
            <w:sz w:val="22"/>
          </w:rPr>
          <w:t xml:space="preserve">time</w:t>
        </w:r>
      </w:ins>
      <w:r>
        <w:rPr>
          <w:rFonts w:ascii="Cambria" w:hAnsi="Cambria" w:eastAsia="Cambria"/>
          <w:i w:val="0"/>
          <w:color w:val="000000"/>
          <w:sz w:val="22"/>
        </w:rPr>
        <w:t xml:space="preserve"> </w:t>
      </w:r>
      <w:del w:id="703" w:author="OpenAI Codex" w:date="2026-10-11T00:00:00Z">
        <w:r>
          <w:rPr>
            <w:rFonts w:ascii="Cambria" w:hAnsi="Cambria" w:eastAsia="Cambria"/>
            <w:i w:val="0"/>
            <w:color w:val="000000"/>
            <w:sz w:val="22"/>
          </w:rPr>
          <w:delText xml:space="preserve">the</w:delText>
        </w:r>
      </w:del>
      <w:ins w:id="704" w:author="OpenAI Codex" w:date="2026-10-11T00:00:00Z">
        <w:r>
          <w:rPr>
            <w:rFonts w:ascii="Cambria" w:hAnsi="Cambria" w:eastAsia="Cambria"/>
            <w:i w:val="0"/>
            <w:color w:val="000000"/>
            <w:sz w:val="22"/>
          </w:rPr>
          <w:t xml:space="preserve">figures</w:t>
        </w:r>
      </w:ins>
      <w:r>
        <w:rPr>
          <w:rFonts w:ascii="Cambria" w:hAnsi="Cambria" w:eastAsia="Cambria"/>
          <w:i w:val="0"/>
          <w:color w:val="000000"/>
          <w:sz w:val="22"/>
        </w:rPr>
        <w:t xml:space="preserve"> </w:t>
      </w:r>
      <w:del w:id="705" w:author="OpenAI Codex" w:date="2026-10-11T00:00:00Z">
        <w:r>
          <w:rPr>
            <w:rFonts w:ascii="Cambria" w:hAnsi="Cambria" w:eastAsia="Cambria"/>
            <w:i w:val="0"/>
            <w:color w:val="000000"/>
            <w:sz w:val="22"/>
          </w:rPr>
          <w:delText xml:space="preserve">full</w:delText>
        </w:r>
      </w:del>
      <w:ins w:id="706" w:author="OpenAI Codex" w:date="2026-10-11T00:00:00Z">
        <w:r>
          <w:rPr>
            <w:rFonts w:ascii="Cambria" w:hAnsi="Cambria" w:eastAsia="Cambria"/>
            <w:i w:val="0"/>
            <w:color w:val="000000"/>
            <w:sz w:val="22"/>
          </w:rPr>
          <w:t xml:space="preserve">are</w:t>
        </w:r>
      </w:ins>
      <w:r>
        <w:rPr>
          <w:rFonts w:ascii="Cambria" w:hAnsi="Cambria" w:eastAsia="Cambria"/>
          <w:i w:val="0"/>
          <w:color w:val="000000"/>
          <w:sz w:val="22"/>
        </w:rPr>
        <w:t xml:space="preserve"> project </w:t>
      </w:r>
      <w:del w:id="707" w:author="OpenAI Codex" w:date="2026-10-11T00:00:00Z">
        <w:r>
          <w:rPr>
            <w:rFonts w:ascii="Cambria" w:hAnsi="Cambria" w:eastAsia="Cambria"/>
            <w:i w:val="0"/>
            <w:color w:val="000000"/>
            <w:sz w:val="22"/>
          </w:rPr>
          <w:delText xml:space="preserve">time</w:delText>
        </w:r>
      </w:del>
      <w:ins w:id="708" w:author="OpenAI Codex" w:date="2026-10-11T00:00:00Z">
        <w:r>
          <w:rPr>
            <w:rFonts w:ascii="Cambria" w:hAnsi="Cambria" w:eastAsia="Cambria"/>
            <w:i w:val="0"/>
            <w:color w:val="000000"/>
            <w:sz w:val="22"/>
          </w:rPr>
          <w:t xml:space="preserve">specific</w:t>
        </w:r>
      </w:ins>
      <w:r>
        <w:rPr>
          <w:rFonts w:ascii="Cambria" w:hAnsi="Cambria" w:eastAsia="Cambria"/>
          <w:i w:val="0"/>
          <w:color w:val="000000"/>
          <w:sz w:val="22"/>
        </w:rPr>
        <w:t xml:space="preserve"> </w:t>
      </w:r>
      <w:del w:id="709" w:author="OpenAI Codex" w:date="2026-10-11T00:00:00Z">
        <w:r>
          <w:rPr>
            <w:rFonts w:ascii="Cambria" w:hAnsi="Cambria" w:eastAsia="Cambria"/>
            <w:i w:val="0"/>
            <w:color w:val="000000"/>
            <w:sz w:val="22"/>
          </w:rPr>
          <w:delText xml:space="preserve">nor</w:delText>
        </w:r>
      </w:del>
      <w:ins w:id="710" w:author="OpenAI Codex" w:date="2026-10-11T00:00:00Z">
        <w:r>
          <w:rPr>
            <w:rFonts w:ascii="Cambria" w:hAnsi="Cambria" w:eastAsia="Cambria"/>
            <w:i w:val="0"/>
            <w:color w:val="000000"/>
            <w:sz w:val="22"/>
          </w:rPr>
          <w:t xml:space="preserve">and qualitative; comparison with human writing requires</w:t>
        </w:r>
      </w:ins>
      <w:r>
        <w:rPr>
          <w:rFonts w:ascii="Cambria" w:hAnsi="Cambria" w:eastAsia="Cambria"/>
          <w:i w:val="0"/>
          <w:color w:val="000000"/>
          <w:sz w:val="22"/>
        </w:rPr>
        <w:t xml:space="preserve"> a matched </w:t>
      </w:r>
      <w:del w:id="711" w:author="OpenAI Codex" w:date="2026-10-11T00:00:00Z">
        <w:r>
          <w:rPr>
            <w:rFonts w:ascii="Cambria" w:hAnsi="Cambria" w:eastAsia="Cambria"/>
            <w:i w:val="0"/>
            <w:color w:val="000000"/>
            <w:sz w:val="22"/>
          </w:rPr>
          <w:delText xml:space="preserve">human writing task was measured. These observations therefore do not quantify general time savings. They describe one project in which a prepared prompt and structured evidence shifted effort toward specifying the analysis, curating data, and checking conclusions.</w:delText>
        </w:r>
      </w:del>
      <w:ins w:id="712" w:author="OpenAI Codex" w:date="2026-10-11T00:00:00Z">
        <w:r>
          <w:rPr>
            <w:rFonts w:ascii="Cambria" w:hAnsi="Cambria" w:eastAsia="Cambria"/>
            <w:i w:val="0"/>
            <w:color w:val="000000"/>
            <w:sz w:val="22"/>
          </w:rPr>
          <w:t xml:space="preserve">study.</w:t>
        </w:r>
      </w:ins>
    </w:p>
    <w:p>
      <w:pPr>
        <w:pStyle w:val="Heading1"/>
        <w:keepNext/>
        <w:jc w:val="left"/>
      </w:pPr>
      <w:r>
        <w:rPr>
          <w:rFonts w:ascii="Cambria" w:hAnsi="Cambria" w:eastAsia="Cambria"/>
          <w:b/>
          <w:color w:val="000000"/>
          <w:sz w:val="24"/>
        </w:rPr>
        <w:t>4. Conclusions</w:t>
      </w:r>
    </w:p>
    <w:p>
      <w:pPr>
        <w:widowControl/>
        <w:jc w:val="both"/>
      </w:pPr>
      <w:r>
        <w:rPr>
          <w:rFonts w:ascii="Cambria" w:hAnsi="Cambria" w:eastAsia="Cambria"/>
          <w:i w:val="0"/>
          <w:color w:val="000000"/>
          <w:sz w:val="22"/>
        </w:rPr>
        <w:t xml:space="preserve">The working calculations show</w:t>
      </w:r>
      <w:del w:id="713" w:author="OpenAI Codex" w:date="2026-10-11T00:00:00Z">
        <w:r>
          <w:rPr>
            <w:rFonts w:ascii="Cambria" w:hAnsi="Cambria" w:eastAsia="Cambria"/>
            <w:i w:val="0"/>
            <w:color w:val="000000"/>
            <w:sz w:val="22"/>
          </w:rPr>
          <w:delText xml:space="preserve"> that adsorption site identity must be preserved when oxygen reduction intermediates are compared across molecular dual-atom site catalysts. The matched pathways define</w:delText>
        </w:r>
      </w:del>
      <w:r>
        <w:rPr>
          <w:rFonts w:ascii="Cambria" w:hAnsi="Cambria" w:eastAsia="Cambria"/>
          <w:i w:val="0"/>
          <w:color w:val="000000"/>
          <w:sz w:val="22"/>
        </w:rPr>
        <w:t xml:space="preserve"> distinct O–OH and OOH–OH </w:t>
      </w:r>
      <w:del w:id="714" w:author="OpenAI Codex" w:date="2026-10-11T00:00:00Z">
        <w:r>
          <w:rPr>
            <w:rFonts w:ascii="Cambria" w:hAnsi="Cambria" w:eastAsia="Cambria"/>
            <w:i w:val="0"/>
            <w:color w:val="000000"/>
            <w:sz w:val="22"/>
          </w:rPr>
          <w:delText xml:space="preserve">relations</w:delText>
        </w:r>
      </w:del>
      <w:ins w:id="715" w:author="OpenAI Codex" w:date="2026-10-11T00:00:00Z">
        <w:r>
          <w:rPr>
            <w:rFonts w:ascii="Cambria" w:hAnsi="Cambria" w:eastAsia="Cambria"/>
            <w:i w:val="0"/>
            <w:color w:val="000000"/>
            <w:sz w:val="22"/>
          </w:rPr>
          <w:t xml:space="preserve">adsorption trends</w:t>
        </w:r>
      </w:ins>
      <w:r>
        <w:rPr>
          <w:rFonts w:ascii="Cambria" w:hAnsi="Cambria" w:eastAsia="Cambria"/>
          <w:i w:val="0"/>
          <w:color w:val="000000"/>
          <w:sz w:val="22"/>
        </w:rPr>
        <w:t xml:space="preserve"> and a provisional ranking </w:t>
      </w:r>
      <w:del w:id="716" w:author="OpenAI Codex" w:date="2026-10-11T00:00:00Z">
        <w:r>
          <w:rPr>
            <w:rFonts w:ascii="Cambria" w:hAnsi="Cambria" w:eastAsia="Cambria"/>
            <w:i w:val="0"/>
            <w:color w:val="000000"/>
            <w:sz w:val="22"/>
          </w:rPr>
          <w:delText xml:space="preserve">by</w:delText>
        </w:r>
      </w:del>
      <w:ins w:id="717" w:author="OpenAI Codex" w:date="2026-10-11T00:00:00Z">
        <w:r>
          <w:rPr>
            <w:rFonts w:ascii="Cambria" w:hAnsi="Cambria" w:eastAsia="Cambria"/>
            <w:i w:val="0"/>
            <w:color w:val="000000"/>
            <w:sz w:val="22"/>
          </w:rPr>
          <w:t xml:space="preserve">from</w:t>
        </w:r>
      </w:ins>
      <w:r>
        <w:rPr>
          <w:rFonts w:ascii="Cambria" w:hAnsi="Cambria" w:eastAsia="Cambria"/>
          <w:i w:val="0"/>
          <w:color w:val="000000"/>
          <w:sz w:val="22"/>
        </w:rPr>
        <w:t xml:space="preserve"> conventional computational hydrogen electrode thermodynamics. </w:t>
      </w:r>
      <w:del w:id="718" w:author="OpenAI Codex" w:date="2026-10-11T00:00:00Z">
        <w:r>
          <w:rPr>
            <w:rFonts w:ascii="Cambria" w:hAnsi="Cambria" w:eastAsia="Cambria"/>
            <w:i w:val="0"/>
            <w:color w:val="000000"/>
            <w:sz w:val="22"/>
          </w:rPr>
          <w:delText xml:space="preserve">The</w:delText>
        </w:r>
      </w:del>
      <w:ins w:id="719" w:author="OpenAI Codex" w:date="2026-10-11T00:00:00Z">
        <w:r>
          <w:rPr>
            <w:rFonts w:ascii="Cambria" w:hAnsi="Cambria" w:eastAsia="Cambria"/>
            <w:i w:val="0"/>
            <w:color w:val="000000"/>
            <w:sz w:val="22"/>
          </w:rPr>
          <w:t xml:space="preserve">These</w:t>
        </w:r>
      </w:ins>
      <w:r>
        <w:rPr>
          <w:rFonts w:ascii="Cambria" w:hAnsi="Cambria" w:eastAsia="Cambria"/>
          <w:i w:val="0"/>
          <w:color w:val="000000"/>
          <w:sz w:val="22"/>
        </w:rPr>
        <w:t xml:space="preserve"> </w:t>
      </w:r>
      <w:del w:id="720" w:author="OpenAI Codex" w:date="2026-10-11T00:00:00Z">
        <w:r>
          <w:rPr>
            <w:rFonts w:ascii="Cambria" w:hAnsi="Cambria" w:eastAsia="Cambria"/>
            <w:i w:val="0"/>
            <w:color w:val="000000"/>
            <w:sz w:val="22"/>
          </w:rPr>
          <w:delText xml:space="preserve">current</w:delText>
        </w:r>
      </w:del>
      <w:ins w:id="721" w:author="OpenAI Codex" w:date="2026-10-11T00:00:00Z">
        <w:r>
          <w:rPr>
            <w:rFonts w:ascii="Cambria" w:hAnsi="Cambria" w:eastAsia="Cambria"/>
            <w:i w:val="0"/>
            <w:color w:val="000000"/>
            <w:sz w:val="22"/>
          </w:rPr>
          <w:t xml:space="preserve">comparisons</w:t>
        </w:r>
      </w:ins>
      <w:r>
        <w:rPr>
          <w:rFonts w:ascii="Cambria" w:hAnsi="Cambria" w:eastAsia="Cambria"/>
          <w:i w:val="0"/>
          <w:color w:val="000000"/>
          <w:sz w:val="22"/>
        </w:rPr>
        <w:t xml:space="preserve"> </w:t>
      </w:r>
      <w:del w:id="722" w:author="OpenAI Codex" w:date="2026-10-11T00:00:00Z">
        <w:r>
          <w:rPr>
            <w:rFonts w:ascii="Cambria" w:hAnsi="Cambria" w:eastAsia="Cambria"/>
            <w:i w:val="0"/>
            <w:color w:val="000000"/>
            <w:sz w:val="22"/>
          </w:rPr>
          <w:delText xml:space="preserve">databases</w:delText>
        </w:r>
      </w:del>
      <w:ins w:id="723" w:author="OpenAI Codex" w:date="2026-10-11T00:00:00Z">
        <w:r>
          <w:rPr>
            <w:rFonts w:ascii="Cambria" w:hAnsi="Cambria" w:eastAsia="Cambria"/>
            <w:i w:val="0"/>
            <w:color w:val="000000"/>
            <w:sz w:val="22"/>
          </w:rPr>
          <w:t xml:space="preserve">preserve catalyst</w:t>
        </w:r>
      </w:ins>
      <w:r>
        <w:rPr>
          <w:rFonts w:ascii="Cambria" w:hAnsi="Cambria" w:eastAsia="Cambria"/>
          <w:i w:val="0"/>
          <w:color w:val="000000"/>
          <w:sz w:val="22"/>
        </w:rPr>
        <w:t xml:space="preserve"> and </w:t>
      </w:r>
      <w:del w:id="724" w:author="OpenAI Codex" w:date="2026-10-11T00:00:00Z">
        <w:r>
          <w:rPr>
            <w:rFonts w:ascii="Cambria" w:hAnsi="Cambria" w:eastAsia="Cambria"/>
            <w:i w:val="0"/>
            <w:color w:val="000000"/>
            <w:sz w:val="22"/>
          </w:rPr>
          <w:delText xml:space="preserve">regression</w:delText>
        </w:r>
      </w:del>
      <w:ins w:id="725" w:author="OpenAI Codex" w:date="2026-10-11T00:00:00Z">
        <w:r>
          <w:rPr>
            <w:rFonts w:ascii="Cambria" w:hAnsi="Cambria" w:eastAsia="Cambria"/>
            <w:i w:val="0"/>
            <w:color w:val="000000"/>
            <w:sz w:val="22"/>
          </w:rPr>
          <w:t xml:space="preserve">adsorption</w:t>
        </w:r>
      </w:ins>
      <w:r>
        <w:rPr>
          <w:rFonts w:ascii="Cambria" w:hAnsi="Cambria" w:eastAsia="Cambria"/>
          <w:i w:val="0"/>
          <w:color w:val="000000"/>
          <w:sz w:val="22"/>
        </w:rPr>
        <w:t xml:space="preserve"> </w:t>
      </w:r>
      <w:del w:id="726" w:author="OpenAI Codex" w:date="2026-10-11T00:00:00Z">
        <w:r>
          <w:rPr>
            <w:rFonts w:ascii="Cambria" w:hAnsi="Cambria" w:eastAsia="Cambria"/>
            <w:i w:val="0"/>
            <w:color w:val="000000"/>
            <w:sz w:val="22"/>
          </w:rPr>
          <w:delText xml:space="preserve">evidence</w:delText>
        </w:r>
      </w:del>
      <w:ins w:id="727" w:author="OpenAI Codex" w:date="2026-10-11T00:00:00Z">
        <w:r>
          <w:rPr>
            <w:rFonts w:ascii="Cambria" w:hAnsi="Cambria" w:eastAsia="Cambria"/>
            <w:i w:val="0"/>
            <w:color w:val="000000"/>
            <w:sz w:val="22"/>
          </w:rPr>
          <w:t xml:space="preserve">site</w:t>
        </w:r>
      </w:ins>
      <w:r>
        <w:rPr>
          <w:rFonts w:ascii="Cambria" w:hAnsi="Cambria" w:eastAsia="Cambria"/>
          <w:i w:val="0"/>
          <w:color w:val="000000"/>
          <w:sz w:val="22"/>
        </w:rPr>
        <w:t xml:space="preserve"> </w:t>
      </w:r>
      <w:del w:id="728" w:author="OpenAI Codex" w:date="2026-10-11T00:00:00Z">
        <w:r>
          <w:rPr>
            <w:rFonts w:ascii="Cambria" w:hAnsi="Cambria" w:eastAsia="Cambria"/>
            <w:i w:val="0"/>
            <w:color w:val="000000"/>
            <w:sz w:val="22"/>
          </w:rPr>
          <w:delText xml:space="preserve">remain provisional.</w:delText>
        </w:r>
      </w:del>
      <w:ins w:id="729" w:author="OpenAI Codex" w:date="2026-10-11T00:00:00Z">
        <w:r>
          <w:rPr>
            <w:rFonts w:ascii="Cambria" w:hAnsi="Cambria" w:eastAsia="Cambria"/>
            <w:i w:val="0"/>
            <w:color w:val="000000"/>
            <w:sz w:val="22"/>
          </w:rPr>
          <w:t xml:space="preserve">identity.</w:t>
        </w:r>
      </w:ins>
      <w:r>
        <w:rPr>
          <w:rFonts w:ascii="Cambria" w:hAnsi="Cambria" w:eastAsia="Cambria"/>
          <w:i w:val="0"/>
          <w:color w:val="000000"/>
          <w:sz w:val="22"/>
        </w:rPr>
        <w:t xml:space="preserve"> The </w:t>
      </w:r>
      <w:del w:id="730" w:author="OpenAI Codex" w:date="2026-10-11T00:00:00Z">
        <w:r>
          <w:rPr>
            <w:rFonts w:ascii="Cambria" w:hAnsi="Cambria" w:eastAsia="Cambria"/>
            <w:i w:val="0"/>
            <w:color w:val="000000"/>
            <w:sz w:val="22"/>
          </w:rPr>
          <w:delText xml:space="preserve">calculated</w:delText>
        </w:r>
      </w:del>
      <w:ins w:id="731" w:author="OpenAI Codex" w:date="2026-10-11T00:00:00Z">
        <w:r>
          <w:rPr>
            <w:rFonts w:ascii="Cambria" w:hAnsi="Cambria" w:eastAsia="Cambria"/>
            <w:i w:val="0"/>
            <w:color w:val="000000"/>
            <w:sz w:val="22"/>
          </w:rPr>
          <w:t xml:space="preserve">pathway</w:t>
        </w:r>
      </w:ins>
      <w:r>
        <w:rPr>
          <w:rFonts w:ascii="Cambria" w:hAnsi="Cambria" w:eastAsia="Cambria"/>
          <w:i w:val="0"/>
          <w:color w:val="000000"/>
          <w:sz w:val="22"/>
        </w:rPr>
        <w:t xml:space="preserve"> </w:t>
      </w:r>
      <w:del w:id="732" w:author="OpenAI Codex" w:date="2026-10-11T00:00:00Z">
        <w:r>
          <w:rPr>
            <w:rFonts w:ascii="Cambria" w:hAnsi="Cambria" w:eastAsia="Cambria"/>
            <w:i w:val="0"/>
            <w:color w:val="000000"/>
            <w:sz w:val="22"/>
          </w:rPr>
          <w:delText xml:space="preserve">ranking</w:delText>
        </w:r>
      </w:del>
      <w:ins w:id="733" w:author="OpenAI Codex" w:date="2026-10-11T00:00:00Z">
        <w:r>
          <w:rPr>
            <w:rFonts w:ascii="Cambria" w:hAnsi="Cambria" w:eastAsia="Cambria"/>
            <w:i w:val="0"/>
            <w:color w:val="000000"/>
            <w:sz w:val="22"/>
          </w:rPr>
          <w:t xml:space="preserve">count</w:t>
        </w:r>
      </w:ins>
      <w:r>
        <w:rPr>
          <w:rFonts w:ascii="Cambria" w:hAnsi="Cambria" w:eastAsia="Cambria"/>
          <w:i w:val="0"/>
          <w:color w:val="000000"/>
          <w:sz w:val="22"/>
        </w:rPr>
        <w:t xml:space="preserve"> </w:t>
      </w:r>
      <w:del w:id="734" w:author="OpenAI Codex" w:date="2026-10-11T00:00:00Z">
        <w:r>
          <w:rPr>
            <w:rFonts w:ascii="Cambria" w:hAnsi="Cambria" w:eastAsia="Cambria"/>
            <w:i w:val="0"/>
            <w:color w:val="000000"/>
            <w:sz w:val="22"/>
          </w:rPr>
          <w:delText xml:space="preserve">therefore</w:delText>
        </w:r>
      </w:del>
      <w:ins w:id="735" w:author="OpenAI Codex" w:date="2026-10-11T00:00:00Z">
        <w:r>
          <w:rPr>
            <w:rFonts w:ascii="Cambria" w:hAnsi="Cambria" w:eastAsia="Cambria"/>
            <w:i w:val="0"/>
            <w:color w:val="000000"/>
            <w:sz w:val="22"/>
          </w:rPr>
          <w:t xml:space="preserve">remains</w:t>
        </w:r>
      </w:ins>
      <w:r>
        <w:rPr>
          <w:rFonts w:ascii="Cambria" w:hAnsi="Cambria" w:eastAsia="Cambria"/>
          <w:i w:val="0"/>
          <w:color w:val="000000"/>
          <w:sz w:val="22"/>
        </w:rPr>
        <w:t xml:space="preserve"> </w:t>
      </w:r>
      <w:del w:id="736" w:author="OpenAI Codex" w:date="2026-10-11T00:00:00Z">
        <w:r>
          <w:rPr>
            <w:rFonts w:ascii="Cambria" w:hAnsi="Cambria" w:eastAsia="Cambria"/>
            <w:i w:val="0"/>
            <w:color w:val="000000"/>
            <w:sz w:val="22"/>
          </w:rPr>
          <w:delText xml:space="preserve">describes</w:delText>
        </w:r>
      </w:del>
      <w:ins w:id="737" w:author="OpenAI Codex" w:date="2026-10-11T00:00:00Z">
        <w:r>
          <w:rPr>
            <w:rFonts w:ascii="Cambria" w:hAnsi="Cambria" w:eastAsia="Cambria"/>
            <w:i w:val="0"/>
            <w:color w:val="000000"/>
            <w:sz w:val="22"/>
          </w:rPr>
          <w:t xml:space="preserve">provisional,</w:t>
        </w:r>
      </w:ins>
      <w:r>
        <w:rPr>
          <w:rFonts w:ascii="Cambria" w:hAnsi="Cambria" w:eastAsia="Cambria"/>
          <w:i w:val="0"/>
          <w:color w:val="000000"/>
          <w:sz w:val="22"/>
        </w:rPr>
        <w:t xml:space="preserve"> </w:t>
      </w:r>
      <w:del w:id="738" w:author="OpenAI Codex" w:date="2026-10-11T00:00:00Z">
        <w:r>
          <w:rPr>
            <w:rFonts w:ascii="Cambria" w:hAnsi="Cambria" w:eastAsia="Cambria"/>
            <w:i w:val="0"/>
            <w:color w:val="000000"/>
            <w:sz w:val="22"/>
          </w:rPr>
          <w:delText xml:space="preserve">thermodynamic</w:delText>
        </w:r>
      </w:del>
      <w:ins w:id="739" w:author="OpenAI Codex" w:date="2026-10-11T00:00:00Z">
        <w:r>
          <w:rPr>
            <w:rFonts w:ascii="Cambria" w:hAnsi="Cambria" w:eastAsia="Cambria"/>
            <w:i w:val="0"/>
            <w:color w:val="000000"/>
            <w:sz w:val="22"/>
          </w:rPr>
          <w:t xml:space="preserve">and</w:t>
        </w:r>
      </w:ins>
      <w:r>
        <w:rPr>
          <w:rFonts w:ascii="Cambria" w:hAnsi="Cambria" w:eastAsia="Cambria"/>
          <w:i w:val="0"/>
          <w:color w:val="000000"/>
          <w:sz w:val="22"/>
        </w:rPr>
        <w:t xml:space="preserve"> </w:t>
      </w:r>
      <w:del w:id="740" w:author="OpenAI Codex" w:date="2026-10-11T00:00:00Z">
        <w:r>
          <w:rPr>
            <w:rFonts w:ascii="Cambria" w:hAnsi="Cambria" w:eastAsia="Cambria"/>
            <w:i w:val="0"/>
            <w:color w:val="000000"/>
            <w:sz w:val="22"/>
          </w:rPr>
          <w:delText xml:space="preserve">behavior</w:delText>
        </w:r>
      </w:del>
      <w:ins w:id="741" w:author="OpenAI Codex" w:date="2026-10-11T00:00:00Z">
        <w:r>
          <w:rPr>
            <w:rFonts w:ascii="Cambria" w:hAnsi="Cambria" w:eastAsia="Cambria"/>
            <w:i w:val="0"/>
            <w:color w:val="000000"/>
            <w:sz w:val="22"/>
          </w:rPr>
          <w:t xml:space="preserve">Figure</w:t>
        </w:r>
      </w:ins>
      <w:r>
        <w:rPr>
          <w:rFonts w:ascii="Cambria" w:hAnsi="Cambria" w:eastAsia="Cambria"/>
          <w:i w:val="0"/>
          <w:color w:val="000000"/>
          <w:sz w:val="22"/>
        </w:rPr>
        <w:t xml:space="preserve"> </w:t>
      </w:r>
      <w:del w:id="742" w:author="OpenAI Codex" w:date="2026-10-11T00:00:00Z">
        <w:r>
          <w:rPr>
            <w:rFonts w:ascii="Cambria" w:hAnsi="Cambria" w:eastAsia="Cambria"/>
            <w:i w:val="0"/>
            <w:color w:val="000000"/>
            <w:sz w:val="22"/>
          </w:rPr>
          <w:delText xml:space="preserve">within</w:delText>
        </w:r>
      </w:del>
      <w:ins w:id="743" w:author="OpenAI Codex" w:date="2026-10-11T00:00:00Z">
        <w:r>
          <w:rPr>
            <w:rFonts w:ascii="Cambria" w:hAnsi="Cambria" w:eastAsia="Cambria"/>
            <w:i w:val="0"/>
            <w:color w:val="000000"/>
            <w:sz w:val="22"/>
          </w:rPr>
          <w:t xml:space="preserve">3</w:t>
        </w:r>
      </w:ins>
      <w:r>
        <w:rPr>
          <w:rFonts w:ascii="Cambria" w:hAnsi="Cambria" w:eastAsia="Cambria"/>
          <w:i w:val="0"/>
          <w:color w:val="000000"/>
          <w:sz w:val="22"/>
        </w:rPr>
        <w:t xml:space="preserve"> </w:t>
      </w:r>
      <w:del w:id="744" w:author="OpenAI Codex" w:date="2026-10-11T00:00:00Z">
        <w:r>
          <w:rPr>
            <w:rFonts w:ascii="Cambria" w:hAnsi="Cambria" w:eastAsia="Cambria"/>
            <w:i w:val="0"/>
            <w:color w:val="000000"/>
            <w:sz w:val="22"/>
          </w:rPr>
          <w:delText xml:space="preserve">this</w:delText>
        </w:r>
      </w:del>
      <w:ins w:id="745" w:author="OpenAI Codex" w:date="2026-10-11T00:00:00Z">
        <w:r>
          <w:rPr>
            <w:rFonts w:ascii="Cambria" w:hAnsi="Cambria" w:eastAsia="Cambria"/>
            <w:i w:val="0"/>
            <w:color w:val="000000"/>
            <w:sz w:val="22"/>
          </w:rPr>
          <w:t xml:space="preserve">remains</w:t>
        </w:r>
      </w:ins>
      <w:r>
        <w:rPr>
          <w:rFonts w:ascii="Cambria" w:hAnsi="Cambria" w:eastAsia="Cambria"/>
          <w:i w:val="0"/>
          <w:color w:val="000000"/>
          <w:sz w:val="22"/>
        </w:rPr>
        <w:t xml:space="preserve"> </w:t>
      </w:r>
      <w:del w:id="746" w:author="OpenAI Codex" w:date="2026-10-11T00:00:00Z">
        <w:r>
          <w:rPr>
            <w:rFonts w:ascii="Cambria" w:hAnsi="Cambria" w:eastAsia="Cambria"/>
            <w:i w:val="0"/>
            <w:color w:val="000000"/>
            <w:sz w:val="22"/>
          </w:rPr>
          <w:delText xml:space="preserve">working</w:delText>
        </w:r>
      </w:del>
      <w:ins w:id="747" w:author="OpenAI Codex" w:date="2026-10-11T00:00:00Z">
        <w:r>
          <w:rPr>
            <w:rFonts w:ascii="Cambria" w:hAnsi="Cambria" w:eastAsia="Cambria"/>
            <w:i w:val="0"/>
            <w:color w:val="000000"/>
            <w:sz w:val="22"/>
          </w:rPr>
          <w:t xml:space="preserve">exploratory;</w:t>
        </w:r>
      </w:ins>
      <w:r>
        <w:rPr>
          <w:rFonts w:ascii="Cambria" w:hAnsi="Cambria" w:eastAsia="Cambria"/>
          <w:i w:val="0"/>
          <w:color w:val="000000"/>
          <w:sz w:val="22"/>
        </w:rPr>
        <w:t xml:space="preserve"> </w:t>
      </w:r>
      <w:del w:id="748" w:author="OpenAI Codex" w:date="2026-10-11T00:00:00Z">
        <w:r>
          <w:rPr>
            <w:rFonts w:ascii="Cambria" w:hAnsi="Cambria" w:eastAsia="Cambria"/>
            <w:i w:val="0"/>
            <w:color w:val="000000"/>
            <w:sz w:val="22"/>
          </w:rPr>
          <w:delText xml:space="preserve">dataset,</w:delText>
        </w:r>
      </w:del>
      <w:ins w:id="749" w:author="OpenAI Codex" w:date="2026-10-11T00:00:00Z">
        <w:r>
          <w:rPr>
            <w:rFonts w:ascii="Cambria" w:hAnsi="Cambria" w:eastAsia="Cambria"/>
            <w:i w:val="0"/>
            <w:color w:val="000000"/>
            <w:sz w:val="22"/>
          </w:rPr>
          <w:t xml:space="preserve">predictive</w:t>
        </w:r>
      </w:ins>
      <w:r>
        <w:rPr>
          <w:rFonts w:ascii="Cambria" w:hAnsi="Cambria" w:eastAsia="Cambria"/>
          <w:i w:val="0"/>
          <w:color w:val="000000"/>
          <w:sz w:val="22"/>
        </w:rPr>
        <w:t xml:space="preserve"> </w:t>
      </w:r>
      <w:del w:id="750" w:author="OpenAI Codex" w:date="2026-10-11T00:00:00Z">
        <w:r>
          <w:rPr>
            <w:rFonts w:ascii="Cambria" w:hAnsi="Cambria" w:eastAsia="Cambria"/>
            <w:i w:val="0"/>
            <w:color w:val="000000"/>
            <w:sz w:val="22"/>
          </w:rPr>
          <w:delText xml:space="preserve">while</w:delText>
        </w:r>
      </w:del>
      <w:ins w:id="751" w:author="OpenAI Codex" w:date="2026-10-11T00:00:00Z">
        <w:r>
          <w:rPr>
            <w:rFonts w:ascii="Cambria" w:hAnsi="Cambria" w:eastAsia="Cambria"/>
            <w:i w:val="0"/>
            <w:color w:val="000000"/>
            <w:sz w:val="22"/>
          </w:rPr>
          <w:t xml:space="preserve">transfer</w:t>
        </w:r>
      </w:ins>
      <w:r>
        <w:rPr>
          <w:rFonts w:ascii="Cambria" w:hAnsi="Cambria" w:eastAsia="Cambria"/>
          <w:i w:val="0"/>
          <w:color w:val="000000"/>
          <w:sz w:val="22"/>
        </w:rPr>
        <w:t xml:space="preserve"> </w:t>
      </w:r>
      <w:del w:id="752" w:author="OpenAI Codex" w:date="2026-10-11T00:00:00Z">
        <w:r>
          <w:rPr>
            <w:rFonts w:ascii="Cambria" w:hAnsi="Cambria" w:eastAsia="Cambria"/>
            <w:i w:val="0"/>
            <w:color w:val="000000"/>
            <w:sz w:val="22"/>
          </w:rPr>
          <w:delText xml:space="preserve">the</w:delText>
        </w:r>
      </w:del>
      <w:ins w:id="753" w:author="OpenAI Codex" w:date="2026-10-11T00:00:00Z">
        <w:r>
          <w:rPr>
            <w:rFonts w:ascii="Cambria" w:hAnsi="Cambria" w:eastAsia="Cambria"/>
            <w:i w:val="0"/>
            <w:color w:val="000000"/>
            <w:sz w:val="22"/>
          </w:rPr>
          <w:t xml:space="preserve">awaits</w:t>
        </w:r>
      </w:ins>
      <w:r>
        <w:rPr>
          <w:rFonts w:ascii="Cambria" w:hAnsi="Cambria" w:eastAsia="Cambria"/>
          <w:i w:val="0"/>
          <w:color w:val="000000"/>
          <w:sz w:val="22"/>
        </w:rPr>
        <w:t xml:space="preserve"> </w:t>
      </w:r>
      <w:del w:id="754" w:author="OpenAI Codex" w:date="2026-10-11T00:00:00Z">
        <w:r>
          <w:rPr>
            <w:rFonts w:ascii="Cambria" w:hAnsi="Cambria" w:eastAsia="Cambria"/>
            <w:i w:val="0"/>
            <w:color w:val="000000"/>
            <w:sz w:val="22"/>
          </w:rPr>
          <w:delText xml:space="preserve">exploratory</w:delText>
        </w:r>
      </w:del>
      <w:ins w:id="755" w:author="OpenAI Codex" w:date="2026-10-11T00:00:00Z">
        <w:r>
          <w:rPr>
            <w:rFonts w:ascii="Cambria" w:hAnsi="Cambria" w:eastAsia="Cambria"/>
            <w:i w:val="0"/>
            <w:color w:val="000000"/>
            <w:sz w:val="22"/>
          </w:rPr>
          <w:t xml:space="preserve">a defined</w:t>
        </w:r>
      </w:ins>
      <w:r>
        <w:rPr>
          <w:rFonts w:ascii="Cambria" w:hAnsi="Cambria" w:eastAsia="Cambria"/>
          <w:i w:val="0"/>
          <w:color w:val="000000"/>
          <w:sz w:val="22"/>
        </w:rPr>
        <w:t xml:space="preserve"> model </w:t>
      </w:r>
      <w:del w:id="756" w:author="OpenAI Codex" w:date="2026-10-11T00:00:00Z">
        <w:r>
          <w:rPr>
            <w:rFonts w:ascii="Cambria" w:hAnsi="Cambria" w:eastAsia="Cambria"/>
            <w:i w:val="0"/>
            <w:color w:val="000000"/>
            <w:sz w:val="22"/>
          </w:rPr>
          <w:delText xml:space="preserve">comparison</w:delText>
        </w:r>
      </w:del>
      <w:ins w:id="757" w:author="OpenAI Codex" w:date="2026-10-11T00:00:00Z">
        <w:r>
          <w:rPr>
            <w:rFonts w:ascii="Cambria" w:hAnsi="Cambria" w:eastAsia="Cambria"/>
            <w:i w:val="0"/>
            <w:color w:val="000000"/>
            <w:sz w:val="22"/>
          </w:rPr>
          <w:t xml:space="preserve">and</w:t>
        </w:r>
      </w:ins>
      <w:r>
        <w:rPr>
          <w:rFonts w:ascii="Cambria" w:hAnsi="Cambria" w:eastAsia="Cambria"/>
          <w:i w:val="0"/>
          <w:color w:val="000000"/>
          <w:sz w:val="22"/>
        </w:rPr>
        <w:t xml:space="preserve"> </w:t>
      </w:r>
      <w:del w:id="758" w:author="OpenAI Codex" w:date="2026-10-11T00:00:00Z">
        <w:r>
          <w:rPr>
            <w:rFonts w:ascii="Cambria" w:hAnsi="Cambria" w:eastAsia="Cambria"/>
            <w:i w:val="0"/>
            <w:color w:val="000000"/>
            <w:sz w:val="22"/>
          </w:rPr>
          <w:delText xml:space="preserve">does</w:delText>
        </w:r>
      </w:del>
      <w:ins w:id="759" w:author="OpenAI Codex" w:date="2026-10-11T00:00:00Z">
        <w:r>
          <w:rPr>
            <w:rFonts w:ascii="Cambria" w:hAnsi="Cambria" w:eastAsia="Cambria"/>
            <w:i w:val="0"/>
            <w:color w:val="000000"/>
            <w:sz w:val="22"/>
          </w:rPr>
          <w:t xml:space="preserve">validation</w:t>
        </w:r>
      </w:ins>
      <w:r>
        <w:rPr>
          <w:rFonts w:ascii="Cambria" w:hAnsi="Cambria" w:eastAsia="Cambria"/>
          <w:i w:val="0"/>
          <w:color w:val="000000"/>
          <w:sz w:val="22"/>
        </w:rPr>
        <w:t xml:space="preserve"> </w:t>
      </w:r>
      <w:del w:id="760" w:author="OpenAI Codex" w:date="2026-10-11T00:00:00Z">
        <w:r>
          <w:rPr>
            <w:rFonts w:ascii="Cambria" w:hAnsi="Cambria" w:eastAsia="Cambria"/>
            <w:i w:val="0"/>
            <w:color w:val="000000"/>
            <w:sz w:val="22"/>
          </w:rPr>
          <w:delText xml:space="preserve">not establish predictive transfer.</w:delText>
        </w:r>
      </w:del>
      <w:ins w:id="761" w:author="OpenAI Codex" w:date="2026-10-11T00:00:00Z">
        <w:r>
          <w:rPr>
            <w:rFonts w:ascii="Cambria" w:hAnsi="Cambria" w:eastAsia="Cambria"/>
            <w:i w:val="0"/>
            <w:color w:val="000000"/>
            <w:sz w:val="22"/>
          </w:rPr>
          <w:t xml:space="preserve">set.</w:t>
        </w:r>
      </w:ins>
    </w:p>
    <w:p>
      <w:pPr>
        <w:widowControl/>
        <w:jc w:val="both"/>
      </w:pPr>
      <w:r>
        <w:rPr>
          <w:rFonts w:ascii="Cambria" w:hAnsi="Cambria" w:eastAsia="Cambria"/>
          <w:i w:val="0"/>
          <w:color w:val="000000"/>
          <w:sz w:val="22"/>
        </w:rPr>
        <w:t xml:space="preserve">This case </w:t>
      </w:r>
      <w:del w:id="762" w:author="OpenAI Codex" w:date="2026-10-11T00:00:00Z">
        <w:r>
          <w:rPr>
            <w:rFonts w:ascii="Cambria" w:hAnsi="Cambria" w:eastAsia="Cambria"/>
            <w:i w:val="0"/>
            <w:color w:val="000000"/>
            <w:sz w:val="22"/>
          </w:rPr>
          <w:delText xml:space="preserve">also </w:delText>
        </w:r>
      </w:del>
      <w:r>
        <w:rPr>
          <w:rFonts w:ascii="Cambria" w:hAnsi="Cambria" w:eastAsia="Cambria"/>
          <w:i w:val="0"/>
          <w:color w:val="000000"/>
          <w:sz w:val="22"/>
        </w:rPr>
        <w:t xml:space="preserve">shows </w:t>
      </w:r>
      <w:del w:id="763" w:author="OpenAI Codex" w:date="2026-10-11T00:00:00Z">
        <w:r>
          <w:rPr>
            <w:rFonts w:ascii="Cambria" w:hAnsi="Cambria" w:eastAsia="Cambria"/>
            <w:i w:val="0"/>
            <w:color w:val="000000"/>
            <w:sz w:val="22"/>
          </w:rPr>
          <w:delText xml:space="preserve">how</w:delText>
        </w:r>
      </w:del>
      <w:ins w:id="764" w:author="OpenAI Codex" w:date="2026-10-11T00:00:00Z">
        <w:r>
          <w:rPr>
            <w:rFonts w:ascii="Cambria" w:hAnsi="Cambria" w:eastAsia="Cambria"/>
            <w:i w:val="0"/>
            <w:color w:val="000000"/>
            <w:sz w:val="22"/>
          </w:rPr>
          <w:t xml:space="preserve">that AI can generate</w:t>
        </w:r>
      </w:ins>
      <w:r>
        <w:rPr>
          <w:rFonts w:ascii="Cambria" w:hAnsi="Cambria" w:eastAsia="Cambria"/>
          <w:i w:val="0"/>
          <w:color w:val="000000"/>
          <w:sz w:val="22"/>
        </w:rPr>
        <w:t xml:space="preserve"> a </w:t>
      </w:r>
      <w:del w:id="765" w:author="OpenAI Codex" w:date="2026-10-11T00:00:00Z">
        <w:r>
          <w:rPr>
            <w:rFonts w:ascii="Cambria" w:hAnsi="Cambria" w:eastAsia="Cambria"/>
            <w:i w:val="0"/>
            <w:color w:val="000000"/>
            <w:sz w:val="22"/>
          </w:rPr>
          <w:delText xml:space="preserve">language model can help assemble a</w:delText>
        </w:r>
      </w:del>
      <w:ins w:id="766" w:author="OpenAI Codex" w:date="2026-10-11T00:00:00Z">
        <w:r>
          <w:rPr>
            <w:rFonts w:ascii="Cambria" w:hAnsi="Cambria" w:eastAsia="Cambria"/>
            <w:i w:val="0"/>
            <w:color w:val="000000"/>
            <w:sz w:val="22"/>
          </w:rPr>
          <w:t xml:space="preserve">coherent</w:t>
        </w:r>
      </w:ins>
      <w:r>
        <w:rPr>
          <w:rFonts w:ascii="Cambria" w:hAnsi="Cambria" w:eastAsia="Cambria"/>
          <w:i w:val="0"/>
          <w:color w:val="000000"/>
          <w:sz w:val="22"/>
        </w:rPr>
        <w:t xml:space="preserve"> research account from</w:t>
      </w:r>
      <w:ins w:id="767" w:author="OpenAI Codex" w:date="2026-10-11T00:00:00Z">
        <w:r>
          <w:rPr>
            <w:rFonts w:ascii="Cambria" w:hAnsi="Cambria" w:eastAsia="Cambria"/>
            <w:i w:val="0"/>
            <w:color w:val="000000"/>
            <w:sz w:val="22"/>
          </w:rPr>
          <w:t xml:space="preserve"> structured</w:t>
        </w:r>
      </w:ins>
      <w:r>
        <w:rPr>
          <w:rFonts w:ascii="Cambria" w:hAnsi="Cambria" w:eastAsia="Cambria"/>
          <w:i w:val="0"/>
          <w:color w:val="000000"/>
          <w:sz w:val="22"/>
        </w:rPr>
        <w:t xml:space="preserve"> methods, data, figures, and </w:t>
      </w:r>
      <w:del w:id="768" w:author="OpenAI Codex" w:date="2026-10-11T00:00:00Z">
        <w:r>
          <w:rPr>
            <w:rFonts w:ascii="Cambria" w:hAnsi="Cambria" w:eastAsia="Cambria"/>
            <w:i w:val="0"/>
            <w:color w:val="000000"/>
            <w:sz w:val="22"/>
          </w:rPr>
          <w:delText xml:space="preserve">references</w:delText>
        </w:r>
      </w:del>
      <w:ins w:id="769" w:author="OpenAI Codex" w:date="2026-10-11T00:00:00Z">
        <w:r>
          <w:rPr>
            <w:rFonts w:ascii="Cambria" w:hAnsi="Cambria" w:eastAsia="Cambria"/>
            <w:i w:val="0"/>
            <w:color w:val="000000"/>
            <w:sz w:val="22"/>
          </w:rPr>
          <w:t xml:space="preserve">literature,</w:t>
        </w:r>
      </w:ins>
      <w:r>
        <w:rPr>
          <w:rFonts w:ascii="Cambria" w:hAnsi="Cambria" w:eastAsia="Cambria"/>
          <w:i w:val="0"/>
          <w:color w:val="000000"/>
          <w:sz w:val="22"/>
        </w:rPr>
        <w:t xml:space="preserve"> </w:t>
      </w:r>
      <w:del w:id="770" w:author="OpenAI Codex" w:date="2026-10-11T00:00:00Z">
        <w:r>
          <w:rPr>
            <w:rFonts w:ascii="Cambria" w:hAnsi="Cambria" w:eastAsia="Cambria"/>
            <w:i w:val="0"/>
            <w:color w:val="000000"/>
            <w:sz w:val="22"/>
          </w:rPr>
          <w:delText xml:space="preserve">supplied</w:delText>
        </w:r>
      </w:del>
      <w:ins w:id="771" w:author="OpenAI Codex" w:date="2026-10-11T00:00:00Z">
        <w:r>
          <w:rPr>
            <w:rFonts w:ascii="Cambria" w:hAnsi="Cambria" w:eastAsia="Cambria"/>
            <w:i w:val="0"/>
            <w:color w:val="000000"/>
            <w:sz w:val="22"/>
          </w:rPr>
          <w:t xml:space="preserve">while</w:t>
        </w:r>
      </w:ins>
      <w:r>
        <w:rPr>
          <w:rFonts w:ascii="Cambria" w:hAnsi="Cambria" w:eastAsia="Cambria"/>
          <w:i w:val="0"/>
          <w:color w:val="000000"/>
          <w:sz w:val="22"/>
        </w:rPr>
        <w:t xml:space="preserve"> </w:t>
      </w:r>
      <w:del w:id="772" w:author="OpenAI Codex" w:date="2026-10-11T00:00:00Z">
        <w:r>
          <w:rPr>
            <w:rFonts w:ascii="Cambria" w:hAnsi="Cambria" w:eastAsia="Cambria"/>
            <w:i w:val="0"/>
            <w:color w:val="000000"/>
            <w:sz w:val="22"/>
          </w:rPr>
          <w:delText xml:space="preserve">by researchers. Reusable structures and</w:delText>
        </w:r>
      </w:del>
      <w:ins w:id="773" w:author="OpenAI Codex" w:date="2026-10-11T00:00:00Z">
        <w:r>
          <w:rPr>
            <w:rFonts w:ascii="Cambria" w:hAnsi="Cambria" w:eastAsia="Cambria"/>
            <w:i w:val="0"/>
            <w:color w:val="000000"/>
            <w:sz w:val="22"/>
          </w:rPr>
          <w:t xml:space="preserve">reusable</w:t>
        </w:r>
      </w:ins>
      <w:r>
        <w:rPr>
          <w:rFonts w:ascii="Cambria" w:hAnsi="Cambria" w:eastAsia="Cambria"/>
          <w:i w:val="0"/>
          <w:color w:val="000000"/>
          <w:sz w:val="22"/>
        </w:rPr>
        <w:t xml:space="preserve"> site matched records </w:t>
      </w:r>
      <w:del w:id="774" w:author="OpenAI Codex" w:date="2026-10-11T00:00:00Z">
        <w:r>
          <w:rPr>
            <w:rFonts w:ascii="Cambria" w:hAnsi="Cambria" w:eastAsia="Cambria"/>
            <w:i w:val="0"/>
            <w:color w:val="000000"/>
            <w:sz w:val="22"/>
          </w:rPr>
          <w:delText xml:space="preserve">will</w:delText>
        </w:r>
      </w:del>
      <w:ins w:id="775" w:author="OpenAI Codex" w:date="2026-10-11T00:00:00Z">
        <w:r>
          <w:rPr>
            <w:rFonts w:ascii="Cambria" w:hAnsi="Cambria" w:eastAsia="Cambria"/>
            <w:i w:val="0"/>
            <w:color w:val="000000"/>
            <w:sz w:val="22"/>
          </w:rPr>
          <w:t xml:space="preserve">make</w:t>
        </w:r>
      </w:ins>
      <w:r>
        <w:rPr>
          <w:rFonts w:ascii="Cambria" w:hAnsi="Cambria" w:eastAsia="Cambria"/>
          <w:i w:val="0"/>
          <w:color w:val="000000"/>
          <w:sz w:val="22"/>
        </w:rPr>
        <w:t xml:space="preserve"> </w:t>
      </w:r>
      <w:del w:id="776" w:author="OpenAI Codex" w:date="2026-10-11T00:00:00Z">
        <w:r>
          <w:rPr>
            <w:rFonts w:ascii="Cambria" w:hAnsi="Cambria" w:eastAsia="Cambria"/>
            <w:i w:val="0"/>
            <w:color w:val="000000"/>
            <w:sz w:val="22"/>
          </w:rPr>
          <w:delText xml:space="preserve">allow</w:delText>
        </w:r>
      </w:del>
      <w:ins w:id="777" w:author="OpenAI Codex" w:date="2026-10-11T00:00:00Z">
        <w:r>
          <w:rPr>
            <w:rFonts w:ascii="Cambria" w:hAnsi="Cambria" w:eastAsia="Cambria"/>
            <w:i w:val="0"/>
            <w:color w:val="000000"/>
            <w:sz w:val="22"/>
          </w:rPr>
          <w:t xml:space="preserve">alternative</w:t>
        </w:r>
      </w:ins>
      <w:r>
        <w:rPr>
          <w:rFonts w:ascii="Cambria" w:hAnsi="Cambria" w:eastAsia="Cambria"/>
          <w:i w:val="0"/>
          <w:color w:val="000000"/>
          <w:sz w:val="22"/>
        </w:rPr>
        <w:t xml:space="preserve"> </w:t>
      </w:r>
      <w:del w:id="778" w:author="OpenAI Codex" w:date="2026-10-11T00:00:00Z">
        <w:r>
          <w:rPr>
            <w:rFonts w:ascii="Cambria" w:hAnsi="Cambria" w:eastAsia="Cambria"/>
            <w:i w:val="0"/>
            <w:color w:val="000000"/>
            <w:sz w:val="22"/>
          </w:rPr>
          <w:delText xml:space="preserve">researchers</w:delText>
        </w:r>
      </w:del>
      <w:ins w:id="779" w:author="OpenAI Codex" w:date="2026-10-11T00:00:00Z">
        <w:r>
          <w:rPr>
            <w:rFonts w:ascii="Cambria" w:hAnsi="Cambria" w:eastAsia="Cambria"/>
            <w:i w:val="0"/>
            <w:color w:val="000000"/>
            <w:sz w:val="22"/>
          </w:rPr>
          <w:t xml:space="preserve">thermodynamic analyses straightforward</w:t>
        </w:r>
      </w:ins>
      <w:r>
        <w:rPr>
          <w:rFonts w:ascii="Cambria" w:hAnsi="Cambria" w:eastAsia="Cambria"/>
          <w:i w:val="0"/>
          <w:color w:val="000000"/>
          <w:sz w:val="22"/>
        </w:rPr>
        <w:t xml:space="preserve"> to </w:t>
      </w:r>
      <w:del w:id="780" w:author="OpenAI Codex" w:date="2026-10-11T00:00:00Z">
        <w:r>
          <w:rPr>
            <w:rFonts w:ascii="Cambria" w:hAnsi="Cambria" w:eastAsia="Cambria"/>
            <w:i w:val="0"/>
            <w:color w:val="000000"/>
            <w:sz w:val="22"/>
          </w:rPr>
          <w:delText xml:space="preserve">repeat</w:delText>
        </w:r>
      </w:del>
      <w:ins w:id="781" w:author="OpenAI Codex" w:date="2026-10-11T00:00:00Z">
        <w:r>
          <w:rPr>
            <w:rFonts w:ascii="Cambria" w:hAnsi="Cambria" w:eastAsia="Cambria"/>
            <w:i w:val="0"/>
            <w:color w:val="000000"/>
            <w:sz w:val="22"/>
          </w:rPr>
          <w:t xml:space="preserve">reproduce.</w:t>
        </w:r>
      </w:ins>
      <w:r>
        <w:rPr>
          <w:rFonts w:ascii="Cambria" w:hAnsi="Cambria" w:eastAsia="Cambria"/>
          <w:i w:val="0"/>
          <w:color w:val="000000"/>
          <w:sz w:val="22"/>
        </w:rPr>
        <w:t xml:space="preserve"> </w:t>
      </w:r>
      <w:del w:id="782" w:author="OpenAI Codex" w:date="2026-10-11T00:00:00Z">
        <w:r>
          <w:rPr>
            <w:rFonts w:ascii="Cambria" w:hAnsi="Cambria" w:eastAsia="Cambria"/>
            <w:i w:val="0"/>
            <w:color w:val="000000"/>
            <w:sz w:val="22"/>
          </w:rPr>
          <w:delText xml:space="preserve">the conventional analysis and evaluate the Calle-Vallejo and Exner descriptors from the same inputs. Reanalysis of stored energies requires no new density functional theory calculations when structures and conventions remain fixed; changed structures or conditions require new calculations. The planned Atomic Simulation Environment database and machine readable data release will make those records easier to inspect and reuse. Human researchers</w:delText>
        </w:r>
      </w:del>
      <w:ins w:id="783" w:author="OpenAI Codex" w:date="2026-10-11T00:00:00Z">
        <w:r>
          <w:rPr>
            <w:rFonts w:ascii="Cambria" w:hAnsi="Cambria" w:eastAsia="Cambria"/>
            <w:i w:val="0"/>
            <w:color w:val="000000"/>
            <w:sz w:val="22"/>
          </w:rPr>
          <w:t xml:space="preserve">Researchers</w:t>
        </w:r>
      </w:ins>
      <w:r>
        <w:rPr>
          <w:rFonts w:ascii="Cambria" w:hAnsi="Cambria" w:eastAsia="Cambria"/>
          <w:i w:val="0"/>
          <w:color w:val="000000"/>
          <w:sz w:val="22"/>
        </w:rPr>
        <w:t xml:space="preserve"> remain responsible for </w:t>
      </w:r>
      <w:del w:id="784" w:author="OpenAI Codex" w:date="2026-10-11T00:00:00Z">
        <w:r>
          <w:rPr>
            <w:rFonts w:ascii="Cambria" w:hAnsi="Cambria" w:eastAsia="Cambria"/>
            <w:i w:val="0"/>
            <w:color w:val="000000"/>
            <w:sz w:val="22"/>
          </w:rPr>
          <w:delText xml:space="preserve">validating the data, choosing</w:delText>
        </w:r>
      </w:del>
      <w:ins w:id="785" w:author="OpenAI Codex" w:date="2026-10-11T00:00:00Z">
        <w:r>
          <w:rPr>
            <w:rFonts w:ascii="Cambria" w:hAnsi="Cambria" w:eastAsia="Cambria"/>
            <w:i w:val="0"/>
            <w:color w:val="000000"/>
            <w:sz w:val="22"/>
          </w:rPr>
          <w:t xml:space="preserve">selecting</w:t>
        </w:r>
      </w:ins>
      <w:r>
        <w:rPr>
          <w:rFonts w:ascii="Cambria" w:hAnsi="Cambria" w:eastAsia="Cambria"/>
          <w:i w:val="0"/>
          <w:color w:val="000000"/>
          <w:sz w:val="22"/>
        </w:rPr>
        <w:t xml:space="preserve"> the analysis, </w:t>
      </w:r>
      <w:ins w:id="786" w:author="OpenAI Codex" w:date="2026-10-11T00:00:00Z">
        <w:r>
          <w:rPr>
            <w:rFonts w:ascii="Cambria" w:hAnsi="Cambria" w:eastAsia="Cambria"/>
            <w:i w:val="0"/>
            <w:color w:val="000000"/>
            <w:sz w:val="22"/>
          </w:rPr>
          <w:t xml:space="preserve">verifying every generated claim, and </w:t>
        </w:r>
      </w:ins>
      <w:r>
        <w:rPr>
          <w:rFonts w:ascii="Cambria" w:hAnsi="Cambria" w:eastAsia="Cambria"/>
          <w:i w:val="0"/>
          <w:color w:val="000000"/>
          <w:sz w:val="22"/>
        </w:rPr>
        <w:t xml:space="preserve">interpreting the </w:t>
      </w:r>
      <w:del w:id="787" w:author="OpenAI Codex" w:date="2026-10-11T00:00:00Z">
        <w:r>
          <w:rPr>
            <w:rFonts w:ascii="Cambria" w:hAnsi="Cambria" w:eastAsia="Cambria"/>
            <w:i w:val="0"/>
            <w:color w:val="000000"/>
            <w:sz w:val="22"/>
          </w:rPr>
          <w:delText xml:space="preserve">results,</w:delText>
        </w:r>
      </w:del>
      <w:ins w:id="788" w:author="OpenAI Codex" w:date="2026-10-11T00:00:00Z">
        <w:r>
          <w:rPr>
            <w:rFonts w:ascii="Cambria" w:hAnsi="Cambria" w:eastAsia="Cambria"/>
            <w:i w:val="0"/>
            <w:color w:val="000000"/>
            <w:sz w:val="22"/>
          </w:rPr>
          <w:t xml:space="preserve">evidence. Transparent data</w:t>
        </w:r>
      </w:ins>
      <w:r>
        <w:rPr>
          <w:rFonts w:ascii="Cambria" w:hAnsi="Cambria" w:eastAsia="Cambria"/>
          <w:i w:val="0"/>
          <w:color w:val="000000"/>
          <w:sz w:val="22"/>
        </w:rPr>
        <w:t xml:space="preserve"> and </w:t>
      </w:r>
      <w:del w:id="789" w:author="OpenAI Codex" w:date="2026-10-11T00:00:00Z">
        <w:r>
          <w:rPr>
            <w:rFonts w:ascii="Cambria" w:hAnsi="Cambria" w:eastAsia="Cambria"/>
            <w:i w:val="0"/>
            <w:color w:val="000000"/>
            <w:sz w:val="22"/>
          </w:rPr>
          <w:delText xml:space="preserve">editing</w:delText>
        </w:r>
      </w:del>
      <w:ins w:id="790" w:author="OpenAI Codex" w:date="2026-10-11T00:00:00Z">
        <w:r>
          <w:rPr>
            <w:rFonts w:ascii="Cambria" w:hAnsi="Cambria" w:eastAsia="Cambria"/>
            <w:i w:val="0"/>
            <w:color w:val="000000"/>
            <w:sz w:val="22"/>
          </w:rPr>
          <w:t xml:space="preserve">methods</w:t>
        </w:r>
      </w:ins>
      <w:r>
        <w:rPr>
          <w:rFonts w:ascii="Cambria" w:hAnsi="Cambria" w:eastAsia="Cambria"/>
          <w:i w:val="0"/>
          <w:color w:val="000000"/>
          <w:sz w:val="22"/>
        </w:rPr>
        <w:t xml:space="preserve"> </w:t>
      </w:r>
      <w:del w:id="791" w:author="OpenAI Codex" w:date="2026-10-11T00:00:00Z">
        <w:r>
          <w:rPr>
            <w:rFonts w:ascii="Cambria" w:hAnsi="Cambria" w:eastAsia="Cambria"/>
            <w:i w:val="0"/>
            <w:color w:val="000000"/>
            <w:sz w:val="22"/>
          </w:rPr>
          <w:delText xml:space="preserve">the</w:delText>
        </w:r>
      </w:del>
      <w:ins w:id="792" w:author="OpenAI Codex" w:date="2026-10-11T00:00:00Z">
        <w:r>
          <w:rPr>
            <w:rFonts w:ascii="Cambria" w:hAnsi="Cambria" w:eastAsia="Cambria"/>
            <w:i w:val="0"/>
            <w:color w:val="000000"/>
            <w:sz w:val="22"/>
          </w:rPr>
          <w:t xml:space="preserve">support</w:t>
        </w:r>
      </w:ins>
      <w:r>
        <w:rPr>
          <w:rFonts w:ascii="Cambria" w:hAnsi="Cambria" w:eastAsia="Cambria"/>
          <w:i w:val="0"/>
          <w:color w:val="000000"/>
          <w:sz w:val="22"/>
        </w:rPr>
        <w:t xml:space="preserve"> </w:t>
      </w:r>
      <w:del w:id="793" w:author="OpenAI Codex" w:date="2026-10-11T00:00:00Z">
        <w:r>
          <w:rPr>
            <w:rFonts w:ascii="Cambria" w:hAnsi="Cambria" w:eastAsia="Cambria"/>
            <w:i w:val="0"/>
            <w:color w:val="000000"/>
            <w:sz w:val="22"/>
          </w:rPr>
          <w:delText xml:space="preserve">manuscript</w:delText>
        </w:r>
      </w:del>
      <w:ins w:id="794" w:author="OpenAI Codex" w:date="2026-10-11T00:00:00Z">
        <w:r>
          <w:rPr>
            <w:rFonts w:ascii="Cambria" w:hAnsi="Cambria" w:eastAsia="Cambria"/>
            <w:i w:val="0"/>
            <w:color w:val="000000"/>
            <w:sz w:val="22"/>
          </w:rPr>
          <w:t xml:space="preserve">independent</w:t>
        </w:r>
      </w:ins>
      <w:r>
        <w:rPr>
          <w:rFonts w:ascii="Cambria" w:hAnsi="Cambria" w:eastAsia="Cambria"/>
          <w:i w:val="0"/>
          <w:color w:val="000000"/>
          <w:sz w:val="22"/>
        </w:rPr>
        <w:t xml:space="preserve"> </w:t>
      </w:r>
      <w:del w:id="795" w:author="OpenAI Codex" w:date="2026-10-11T00:00:00Z">
        <w:r>
          <w:rPr>
            <w:rFonts w:ascii="Cambria" w:hAnsi="Cambria" w:eastAsia="Cambria"/>
            <w:i w:val="0"/>
            <w:color w:val="000000"/>
            <w:sz w:val="22"/>
          </w:rPr>
          <w:delText xml:space="preserve">for</w:delText>
        </w:r>
      </w:del>
      <w:ins w:id="796" w:author="OpenAI Codex" w:date="2026-10-11T00:00:00Z">
        <w:r>
          <w:rPr>
            <w:rFonts w:ascii="Cambria" w:hAnsi="Cambria" w:eastAsia="Cambria"/>
            <w:i w:val="0"/>
            <w:color w:val="000000"/>
            <w:sz w:val="22"/>
          </w:rPr>
          <w:t xml:space="preserve">checking</w:t>
        </w:r>
      </w:ins>
      <w:r>
        <w:rPr>
          <w:rFonts w:ascii="Cambria" w:hAnsi="Cambria" w:eastAsia="Cambria"/>
          <w:i w:val="0"/>
          <w:color w:val="000000"/>
          <w:sz w:val="22"/>
        </w:rPr>
        <w:t xml:space="preserve"> </w:t>
      </w:r>
      <w:del w:id="797" w:author="OpenAI Codex" w:date="2026-10-11T00:00:00Z">
        <w:r>
          <w:rPr>
            <w:rFonts w:ascii="Cambria" w:hAnsi="Cambria" w:eastAsia="Cambria"/>
            <w:i w:val="0"/>
            <w:color w:val="000000"/>
            <w:sz w:val="22"/>
          </w:rPr>
          <w:delText xml:space="preserve">submission.</w:delText>
        </w:r>
      </w:del>
      <w:ins w:id="798" w:author="OpenAI Codex" w:date="2026-10-11T00:00:00Z">
        <w:r>
          <w:rPr>
            <w:rFonts w:ascii="Cambria" w:hAnsi="Cambria" w:eastAsia="Cambria"/>
            <w:i w:val="0"/>
            <w:color w:val="000000"/>
            <w:sz w:val="22"/>
          </w:rPr>
          <w:t xml:space="preserve">and reanalysis.</w:t>
        </w:r>
      </w:ins>
    </w:p>
    <w:p>
      <w:pPr>
        <w:pStyle w:val="Heading1"/>
        <w:keepNext/>
        <w:jc w:val="left"/>
      </w:pPr>
      <w:r>
        <w:rPr>
          <w:rFonts w:ascii="Cambria" w:hAnsi="Cambria" w:eastAsia="Cambria"/>
          <w:b/>
          <w:color w:val="000000"/>
          <w:sz w:val="24"/>
        </w:rPr>
        <w:t>Funding</w:t>
      </w:r>
    </w:p>
    <w:p>
      <w:pPr>
        <w:widowControl/>
        <w:jc w:val="both"/>
      </w:pPr>
      <w:r>
        <w:rPr>
          <w:rFonts w:ascii="Cambria" w:hAnsi="Cambria" w:eastAsia="Cambria"/>
          <w:i w:val="0"/>
          <w:color w:val="000000"/>
          <w:sz w:val="22"/>
        </w:rPr>
        <w:t>This work was supported by the Estonian Ministry of Education and Research (TK210) and the Estonian Research Council (PRG3174).</w:t>
      </w:r>
    </w:p>
    <w:p>
      <w:pPr>
        <w:pStyle w:val="Heading1"/>
        <w:keepNext/>
        <w:jc w:val="left"/>
      </w:pPr>
      <w:r>
        <w:rPr>
          <w:rFonts w:ascii="Cambria" w:hAnsi="Cambria" w:eastAsia="Cambria"/>
          <w:b/>
          <w:color w:val="000000"/>
          <w:sz w:val="24"/>
        </w:rPr>
        <w:t>CRediT authorship contribution statement</w:t>
      </w:r>
    </w:p>
    <w:p>
      <w:pPr>
        <w:widowControl/>
        <w:jc w:val="both"/>
      </w:pPr>
      <w:r>
        <w:rPr>
          <w:rFonts w:ascii="Cambria" w:hAnsi="Cambria" w:eastAsia="Cambria"/>
          <w:i w:val="0"/>
          <w:color w:val="000000"/>
          <w:sz w:val="22"/>
        </w:rP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w:t>
      </w:r>
      <w:del w:id="799" w:author="OpenAI Codex" w:date="2026-10-11T00:00:00Z">
        <w:r>
          <w:rPr>
            <w:rFonts w:ascii="Cambria" w:hAnsi="Cambria" w:eastAsia="Cambria"/>
            <w:i w:val="0"/>
            <w:color w:val="000000"/>
            <w:sz w:val="22"/>
          </w:rPr>
          <w:delText xml:space="preserve">Writing,</w:delText>
        </w:r>
      </w:del>
      <w:ins w:id="800" w:author="OpenAI Codex" w:date="2026-10-11T00:00:00Z">
        <w:r>
          <w:rPr>
            <w:rFonts w:ascii="Cambria" w:hAnsi="Cambria" w:eastAsia="Cambria"/>
            <w:i w:val="0"/>
            <w:color w:val="000000"/>
            <w:sz w:val="22"/>
          </w:rPr>
          <w:t xml:space="preserve">Validation</w:t>
        </w:r>
      </w:ins>
      <w:r>
        <w:rPr>
          <w:rFonts w:ascii="Cambria" w:hAnsi="Cambria" w:eastAsia="Cambria"/>
          <w:i w:val="0"/>
          <w:color w:val="000000"/>
          <w:sz w:val="22"/>
        </w:rPr>
        <w:t xml:space="preserve"> </w:t>
      </w:r>
      <w:del w:id="801" w:author="OpenAI Codex" w:date="2026-10-11T00:00:00Z">
        <w:r>
          <w:rPr>
            <w:rFonts w:ascii="Cambria" w:hAnsi="Cambria" w:eastAsia="Cambria"/>
            <w:i w:val="0"/>
            <w:color w:val="000000"/>
            <w:sz w:val="22"/>
          </w:rPr>
          <w:delText xml:space="preserve">review</w:delText>
        </w:r>
      </w:del>
      <w:ins w:id="802" w:author="OpenAI Codex" w:date="2026-10-11T00:00:00Z">
        <w:r>
          <w:rPr>
            <w:rFonts w:ascii="Cambria" w:hAnsi="Cambria" w:eastAsia="Cambria"/>
            <w:i w:val="0"/>
            <w:color w:val="000000"/>
            <w:sz w:val="22"/>
          </w:rPr>
          <w:t xml:space="preserve">of</w:t>
        </w:r>
      </w:ins>
      <w:r>
        <w:rPr>
          <w:rFonts w:ascii="Cambria" w:hAnsi="Cambria" w:eastAsia="Cambria"/>
          <w:i w:val="0"/>
          <w:color w:val="000000"/>
          <w:sz w:val="22"/>
        </w:rPr>
        <w:t xml:space="preserve"> </w:t>
      </w:r>
      <w:del w:id="803" w:author="OpenAI Codex" w:date="2026-10-11T00:00:00Z">
        <w:r>
          <w:rPr>
            <w:rFonts w:ascii="Cambria" w:hAnsi="Cambria" w:eastAsia="Cambria"/>
            <w:i w:val="0"/>
            <w:color w:val="000000"/>
            <w:sz w:val="22"/>
          </w:rPr>
          <w:delText xml:space="preserve">and</w:delText>
        </w:r>
      </w:del>
      <w:ins w:id="804" w:author="OpenAI Codex" w:date="2026-10-11T00:00:00Z">
        <w:r>
          <w:rPr>
            <w:rFonts w:ascii="Cambria" w:hAnsi="Cambria" w:eastAsia="Cambria"/>
            <w:i w:val="0"/>
            <w:color w:val="000000"/>
            <w:sz w:val="22"/>
          </w:rPr>
          <w:t xml:space="preserve">the</w:t>
        </w:r>
      </w:ins>
      <w:r>
        <w:rPr>
          <w:rFonts w:ascii="Cambria" w:hAnsi="Cambria" w:eastAsia="Cambria"/>
          <w:i w:val="0"/>
          <w:color w:val="000000"/>
          <w:sz w:val="22"/>
        </w:rPr>
        <w:t xml:space="preserve"> </w:t>
      </w:r>
      <w:del w:id="805" w:author="OpenAI Codex" w:date="2026-10-11T00:00:00Z">
        <w:r>
          <w:rPr>
            <w:rFonts w:ascii="Cambria" w:hAnsi="Cambria" w:eastAsia="Cambria"/>
            <w:i w:val="0"/>
            <w:color w:val="000000"/>
            <w:sz w:val="22"/>
          </w:rPr>
          <w:delText xml:space="preserve">editing:</w:delText>
        </w:r>
      </w:del>
      <w:ins w:id="806" w:author="OpenAI Codex" w:date="2026-10-11T00:00:00Z">
        <w:r>
          <w:rPr>
            <w:rFonts w:ascii="Cambria" w:hAnsi="Cambria" w:eastAsia="Cambria"/>
            <w:i w:val="0"/>
            <w:color w:val="000000"/>
            <w:sz w:val="22"/>
          </w:rPr>
          <w:t xml:space="preserve">manuscript text:</w:t>
        </w:r>
      </w:ins>
      <w:r>
        <w:rPr>
          <w:rFonts w:ascii="Cambria" w:hAnsi="Cambria" w:eastAsia="Cambria"/>
          <w:i w:val="0"/>
          <w:color w:val="000000"/>
          <w:sz w:val="22"/>
        </w:rPr>
        <w:t xml:space="preserve"> all authors. All authors </w:t>
      </w:r>
      <w:del w:id="807" w:author="OpenAI Codex" w:date="2026-10-11T00:00:00Z">
        <w:r>
          <w:rPr>
            <w:rFonts w:ascii="Cambria" w:hAnsi="Cambria" w:eastAsia="Cambria"/>
            <w:i w:val="0"/>
            <w:color w:val="000000"/>
            <w:sz w:val="22"/>
          </w:rPr>
          <w:delText xml:space="preserve">reviewed and verified</w:delText>
        </w:r>
      </w:del>
      <w:ins w:id="808" w:author="OpenAI Codex" w:date="2026-10-11T00:00:00Z">
        <w:r>
          <w:rPr>
            <w:rFonts w:ascii="Cambria" w:hAnsi="Cambria" w:eastAsia="Cambria"/>
            <w:i w:val="0"/>
            <w:color w:val="000000"/>
            <w:sz w:val="22"/>
          </w:rPr>
          <w:t xml:space="preserve">approved</w:t>
        </w:r>
      </w:ins>
      <w:r>
        <w:rPr>
          <w:rFonts w:ascii="Cambria" w:hAnsi="Cambria" w:eastAsia="Cambria"/>
          <w:i w:val="0"/>
          <w:color w:val="000000"/>
          <w:sz w:val="22"/>
        </w:rPr>
        <w:t xml:space="preserve"> the </w:t>
      </w:r>
      <w:del w:id="809" w:author="OpenAI Codex" w:date="2026-10-11T00:00:00Z">
        <w:r>
          <w:rPr>
            <w:rFonts w:ascii="Cambria" w:hAnsi="Cambria" w:eastAsia="Cambria"/>
            <w:i w:val="0"/>
            <w:color w:val="000000"/>
            <w:sz w:val="22"/>
          </w:rPr>
          <w:delText xml:space="preserve">manuscript</w:delText>
        </w:r>
      </w:del>
      <w:ins w:id="810" w:author="OpenAI Codex" w:date="2026-10-11T00:00:00Z">
        <w:r>
          <w:rPr>
            <w:rFonts w:ascii="Cambria" w:hAnsi="Cambria" w:eastAsia="Cambria"/>
            <w:i w:val="0"/>
            <w:color w:val="000000"/>
            <w:sz w:val="22"/>
          </w:rPr>
          <w:t xml:space="preserve">final</w:t>
        </w:r>
      </w:ins>
      <w:r>
        <w:rPr>
          <w:rFonts w:ascii="Cambria" w:hAnsi="Cambria" w:eastAsia="Cambria"/>
          <w:i w:val="0"/>
          <w:color w:val="000000"/>
          <w:sz w:val="22"/>
        </w:rPr>
        <w:t xml:space="preserve"> text.</w:t>
      </w:r>
    </w:p>
    <w:p>
      <w:pPr>
        <w:pStyle w:val="Heading1"/>
        <w:keepNext/>
        <w:jc w:val="left"/>
      </w:pPr>
      <w:r>
        <w:rPr>
          <w:rFonts w:ascii="Cambria" w:hAnsi="Cambria" w:eastAsia="Cambria"/>
          <w:b/>
          <w:color w:val="000000"/>
          <w:sz w:val="24"/>
        </w:rPr>
        <w:t>Declaration of competing interest</w:t>
      </w:r>
    </w:p>
    <w:p>
      <w:pPr>
        <w:widowControl/>
        <w:jc w:val="both"/>
      </w:pPr>
      <w:r>
        <w:rPr>
          <w:rFonts w:ascii="Cambria" w:hAnsi="Cambria" w:eastAsia="Cambria"/>
          <w:i w:val="0"/>
          <w:color w:val="000000"/>
          <w:sz w:val="22"/>
        </w:rPr>
        <w:t>The authors declare no competing interests.</w:t>
      </w:r>
    </w:p>
    <w:p>
      <w:pPr>
        <w:pStyle w:val="Heading1"/>
        <w:keepNext/>
        <w:jc w:val="left"/>
      </w:pPr>
      <w:r>
        <w:rPr>
          <w:rFonts w:ascii="Cambria" w:hAnsi="Cambria" w:eastAsia="Cambria"/>
          <w:b/>
          <w:color w:val="000000"/>
          <w:sz w:val="24"/>
        </w:rPr>
        <w:t>Data availability</w:t>
      </w:r>
    </w:p>
    <w:p>
      <w:pPr>
        <w:widowControl/>
        <w:jc w:val="both"/>
      </w:pPr>
      <w:r>
        <w:rPr>
          <w:rFonts w:ascii="Cambria" w:hAnsi="Cambria" w:eastAsia="Cambria"/>
          <w:i w:val="0"/>
          <w:color w:val="000000"/>
          <w:sz w:val="22"/>
        </w:rPr>
        <w:t>The parent molecular dual-atom site catalyst dataset is available from Zenodo [19]. The final adsorption databases, processed site matched data, machine readable JSON records, analysis notebooks, and model predictions will be deposited with the final article. The databases used for the present working analysis are provisional.</w:t>
      </w:r>
    </w:p>
    <w:p>
      <w:pPr>
        <w:pStyle w:val="Heading1"/>
        <w:keepNext/>
        <w:jc w:val="left"/>
      </w:pPr>
      <w:r>
        <w:rPr>
          <w:rFonts w:ascii="Cambria" w:hAnsi="Cambria" w:eastAsia="Cambria"/>
          <w:b/>
          <w:color w:val="000000"/>
          <w:sz w:val="24"/>
        </w:rPr>
        <w:t>Declaration of generative AI and AI assisted technologies in the manuscript preparation process</w:t>
      </w:r>
    </w:p>
    <w:p>
      <w:pPr>
        <w:widowControl/>
        <w:jc w:val="both"/>
      </w:pPr>
      <w:del w:id="811" w:author="OpenAI Codex" w:date="2026-10-11T00:00:00Z">
        <w:r>
          <w:rPr>
            <w:rFonts w:ascii="Cambria" w:hAnsi="Cambria" w:eastAsia="Cambria"/>
            <w:i w:val="0"/>
            <w:color w:val="000000"/>
            <w:sz w:val="22"/>
          </w:rPr>
          <w:delText xml:space="preserve">During</w:delText>
        </w:r>
      </w:del>
      <w:ins w:id="812" w:author="OpenAI Codex" w:date="2026-10-11T00:00:00Z">
        <w:r>
          <w:rPr>
            <w:rFonts w:ascii="Cambria" w:hAnsi="Cambria" w:eastAsia="Cambria"/>
            <w:i w:val="0"/>
            <w:color w:val="000000"/>
            <w:sz w:val="22"/>
          </w:rPr>
          <w:t xml:space="preserve">OpenAI</w:t>
        </w:r>
      </w:ins>
      <w:r>
        <w:rPr>
          <w:rFonts w:ascii="Cambria" w:hAnsi="Cambria" w:eastAsia="Cambria"/>
          <w:i w:val="0"/>
          <w:color w:val="000000"/>
          <w:sz w:val="22"/>
        </w:rPr>
        <w:t xml:space="preserve"> </w:t>
      </w:r>
      <w:del w:id="813" w:author="OpenAI Codex" w:date="2026-10-11T00:00:00Z">
        <w:r>
          <w:rPr>
            <w:rFonts w:ascii="Cambria" w:hAnsi="Cambria" w:eastAsia="Cambria"/>
            <w:i w:val="0"/>
            <w:color w:val="000000"/>
            <w:sz w:val="22"/>
          </w:rPr>
          <w:delText xml:space="preserve">preparation</w:delText>
        </w:r>
      </w:del>
      <w:ins w:id="814" w:author="OpenAI Codex" w:date="2026-10-11T00:00:00Z">
        <w:r>
          <w:rPr>
            <w:rFonts w:ascii="Cambria" w:hAnsi="Cambria" w:eastAsia="Cambria"/>
            <w:i w:val="0"/>
            <w:color w:val="000000"/>
            <w:sz w:val="22"/>
          </w:rPr>
          <w:t xml:space="preserve">Codex,</w:t>
        </w:r>
      </w:ins>
      <w:r>
        <w:rPr>
          <w:rFonts w:ascii="Cambria" w:hAnsi="Cambria" w:eastAsia="Cambria"/>
          <w:i w:val="0"/>
          <w:color w:val="000000"/>
          <w:sz w:val="22"/>
        </w:rPr>
        <w:t xml:space="preserve"> </w:t>
      </w:r>
      <w:del w:id="815" w:author="OpenAI Codex" w:date="2026-10-11T00:00:00Z">
        <w:r>
          <w:rPr>
            <w:rFonts w:ascii="Cambria" w:hAnsi="Cambria" w:eastAsia="Cambria"/>
            <w:i w:val="0"/>
            <w:color w:val="000000"/>
            <w:sz w:val="22"/>
          </w:rPr>
          <w:delText xml:space="preserve">of</w:delText>
        </w:r>
      </w:del>
      <w:ins w:id="816" w:author="OpenAI Codex" w:date="2026-10-11T00:00:00Z">
        <w:r>
          <w:rPr>
            <w:rFonts w:ascii="Cambria" w:hAnsi="Cambria" w:eastAsia="Cambria"/>
            <w:i w:val="0"/>
            <w:color w:val="000000"/>
            <w:sz w:val="22"/>
          </w:rPr>
          <w:t xml:space="preserve">using</w:t>
        </w:r>
      </w:ins>
      <w:r>
        <w:rPr>
          <w:rFonts w:ascii="Cambria" w:hAnsi="Cambria" w:eastAsia="Cambria"/>
          <w:i w:val="0"/>
          <w:color w:val="000000"/>
          <w:sz w:val="22"/>
        </w:rPr>
        <w:t xml:space="preserve"> </w:t>
      </w:r>
      <w:del w:id="817" w:author="OpenAI Codex" w:date="2026-10-11T00:00:00Z">
        <w:r>
          <w:rPr>
            <w:rFonts w:ascii="Cambria" w:hAnsi="Cambria" w:eastAsia="Cambria"/>
            <w:i w:val="0"/>
            <w:color w:val="000000"/>
            <w:sz w:val="22"/>
          </w:rPr>
          <w:delText xml:space="preserve">this</w:delText>
        </w:r>
      </w:del>
      <w:ins w:id="818" w:author="OpenAI Codex" w:date="2026-10-11T00:00:00Z">
        <w:r>
          <w:rPr>
            <w:rFonts w:ascii="Cambria" w:hAnsi="Cambria" w:eastAsia="Cambria"/>
            <w:i w:val="0"/>
            <w:color w:val="000000"/>
            <w:sz w:val="22"/>
          </w:rPr>
          <w:t xml:space="preserve">an</w:t>
        </w:r>
      </w:ins>
      <w:r>
        <w:rPr>
          <w:rFonts w:ascii="Cambria" w:hAnsi="Cambria" w:eastAsia="Cambria"/>
          <w:i w:val="0"/>
          <w:color w:val="000000"/>
          <w:sz w:val="22"/>
        </w:rPr>
        <w:t xml:space="preserve"> </w:t>
      </w:r>
      <w:del w:id="819" w:author="OpenAI Codex" w:date="2026-10-11T00:00:00Z">
        <w:r>
          <w:rPr>
            <w:rFonts w:ascii="Cambria" w:hAnsi="Cambria" w:eastAsia="Cambria"/>
            <w:i w:val="0"/>
            <w:color w:val="000000"/>
            <w:sz w:val="22"/>
          </w:rPr>
          <w:delText xml:space="preserve">manuscript,</w:delText>
        </w:r>
      </w:del>
      <w:ins w:id="820" w:author="OpenAI Codex" w:date="2026-10-11T00:00:00Z">
        <w:r>
          <w:rPr>
            <w:rFonts w:ascii="Cambria" w:hAnsi="Cambria" w:eastAsia="Cambria"/>
            <w:i w:val="0"/>
            <w:color w:val="000000"/>
            <w:sz w:val="22"/>
          </w:rPr>
          <w:t xml:space="preserve">OpenAI language model, generated</w:t>
        </w:r>
      </w:ins>
      <w:r>
        <w:rPr>
          <w:rFonts w:ascii="Cambria" w:hAnsi="Cambria" w:eastAsia="Cambria"/>
          <w:i w:val="0"/>
          <w:color w:val="000000"/>
          <w:sz w:val="22"/>
        </w:rPr>
        <w:t xml:space="preserve"> the </w:t>
      </w:r>
      <w:del w:id="821" w:author="OpenAI Codex" w:date="2026-10-11T00:00:00Z">
        <w:r>
          <w:rPr>
            <w:rFonts w:ascii="Cambria" w:hAnsi="Cambria" w:eastAsia="Cambria"/>
            <w:i w:val="0"/>
            <w:color w:val="000000"/>
            <w:sz w:val="22"/>
          </w:rPr>
          <w:delText xml:space="preserve">authors</w:delText>
        </w:r>
      </w:del>
      <w:ins w:id="822" w:author="OpenAI Codex" w:date="2026-10-11T00:00:00Z">
        <w:r>
          <w:rPr>
            <w:rFonts w:ascii="Cambria" w:hAnsi="Cambria" w:eastAsia="Cambria"/>
            <w:i w:val="0"/>
            <w:color w:val="000000"/>
            <w:sz w:val="22"/>
          </w:rPr>
          <w:t xml:space="preserve">complete</w:t>
        </w:r>
      </w:ins>
      <w:r>
        <w:rPr>
          <w:rFonts w:ascii="Cambria" w:hAnsi="Cambria" w:eastAsia="Cambria"/>
          <w:i w:val="0"/>
          <w:color w:val="000000"/>
          <w:sz w:val="22"/>
        </w:rPr>
        <w:t xml:space="preserve"> </w:t>
      </w:r>
      <w:del w:id="823" w:author="OpenAI Codex" w:date="2026-10-11T00:00:00Z">
        <w:r>
          <w:rPr>
            <w:rFonts w:ascii="Cambria" w:hAnsi="Cambria" w:eastAsia="Cambria"/>
            <w:i w:val="0"/>
            <w:color w:val="000000"/>
            <w:sz w:val="22"/>
          </w:rPr>
          <w:delText xml:space="preserve">used</w:delText>
        </w:r>
      </w:del>
      <w:ins w:id="824" w:author="OpenAI Codex" w:date="2026-10-11T00:00:00Z">
        <w:r>
          <w:rPr>
            <w:rFonts w:ascii="Cambria" w:hAnsi="Cambria" w:eastAsia="Cambria"/>
            <w:i w:val="0"/>
            <w:color w:val="000000"/>
            <w:sz w:val="22"/>
          </w:rPr>
          <w:t xml:space="preserve">manuscript</w:t>
        </w:r>
      </w:ins>
      <w:r>
        <w:rPr>
          <w:rFonts w:ascii="Cambria" w:hAnsi="Cambria" w:eastAsia="Cambria"/>
          <w:i w:val="0"/>
          <w:color w:val="000000"/>
          <w:sz w:val="22"/>
        </w:rPr>
        <w:t xml:space="preserve"> </w:t>
      </w:r>
      <w:del w:id="825" w:author="OpenAI Codex" w:date="2026-10-11T00:00:00Z">
        <w:r>
          <w:rPr>
            <w:rFonts w:ascii="Cambria" w:hAnsi="Cambria" w:eastAsia="Cambria"/>
            <w:i w:val="0"/>
            <w:color w:val="000000"/>
            <w:sz w:val="22"/>
          </w:rPr>
          <w:delText xml:space="preserve">OpenAI</w:delText>
        </w:r>
      </w:del>
      <w:ins w:id="826" w:author="OpenAI Codex" w:date="2026-10-11T00:00:00Z">
        <w:r>
          <w:rPr>
            <w:rFonts w:ascii="Cambria" w:hAnsi="Cambria" w:eastAsia="Cambria"/>
            <w:i w:val="0"/>
            <w:color w:val="000000"/>
            <w:sz w:val="22"/>
          </w:rPr>
          <w:t xml:space="preserve">text</w:t>
        </w:r>
      </w:ins>
      <w:r>
        <w:rPr>
          <w:rFonts w:ascii="Cambria" w:hAnsi="Cambria" w:eastAsia="Cambria"/>
          <w:i w:val="0"/>
          <w:color w:val="000000"/>
          <w:sz w:val="22"/>
        </w:rPr>
        <w:t xml:space="preserve"> </w:t>
      </w:r>
      <w:del w:id="827" w:author="OpenAI Codex" w:date="2026-10-11T00:00:00Z">
        <w:r>
          <w:rPr>
            <w:rFonts w:ascii="Cambria" w:hAnsi="Cambria" w:eastAsia="Cambria"/>
            <w:i w:val="0"/>
            <w:color w:val="000000"/>
            <w:sz w:val="22"/>
          </w:rPr>
          <w:delText xml:space="preserve">Codex to organize</w:delText>
        </w:r>
      </w:del>
      <w:ins w:id="828" w:author="OpenAI Codex" w:date="2026-10-11T00:00:00Z">
        <w:r>
          <w:rPr>
            <w:rFonts w:ascii="Cambria" w:hAnsi="Cambria" w:eastAsia="Cambria"/>
            <w:i w:val="0"/>
            <w:color w:val="000000"/>
            <w:sz w:val="22"/>
          </w:rPr>
          <w:t xml:space="preserve">from</w:t>
        </w:r>
      </w:ins>
      <w:r>
        <w:rPr>
          <w:rFonts w:ascii="Cambria" w:hAnsi="Cambria" w:eastAsia="Cambria"/>
          <w:i w:val="0"/>
          <w:color w:val="000000"/>
          <w:sz w:val="22"/>
        </w:rPr>
        <w:t xml:space="preserve"> project </w:t>
      </w:r>
      <w:del w:id="829" w:author="OpenAI Codex" w:date="2026-10-11T00:00:00Z">
        <w:r>
          <w:rPr>
            <w:rFonts w:ascii="Cambria" w:hAnsi="Cambria" w:eastAsia="Cambria"/>
            <w:i w:val="0"/>
            <w:color w:val="000000"/>
            <w:sz w:val="22"/>
          </w:rPr>
          <w:delText xml:space="preserve">records</w:delText>
        </w:r>
      </w:del>
      <w:ins w:id="830" w:author="OpenAI Codex" w:date="2026-10-11T00:00:00Z">
        <w:r>
          <w:rPr>
            <w:rFonts w:ascii="Cambria" w:hAnsi="Cambria" w:eastAsia="Cambria"/>
            <w:i w:val="0"/>
            <w:color w:val="000000"/>
            <w:sz w:val="22"/>
          </w:rPr>
          <w:t xml:space="preserve">records, figures, literature,</w:t>
        </w:r>
      </w:ins>
      <w:r>
        <w:rPr>
          <w:rFonts w:ascii="Cambria" w:hAnsi="Cambria" w:eastAsia="Cambria"/>
          <w:i w:val="0"/>
          <w:color w:val="000000"/>
          <w:sz w:val="22"/>
        </w:rPr>
        <w:t xml:space="preserve"> and </w:t>
      </w:r>
      <w:del w:id="831" w:author="OpenAI Codex" w:date="2026-10-11T00:00:00Z">
        <w:r>
          <w:rPr>
            <w:rFonts w:ascii="Cambria" w:hAnsi="Cambria" w:eastAsia="Cambria"/>
            <w:i w:val="0"/>
            <w:color w:val="000000"/>
            <w:sz w:val="22"/>
          </w:rPr>
          <w:delText xml:space="preserve">develop</w:delText>
        </w:r>
      </w:del>
      <w:ins w:id="832" w:author="OpenAI Codex" w:date="2026-10-11T00:00:00Z">
        <w:r>
          <w:rPr>
            <w:rFonts w:ascii="Cambria" w:hAnsi="Cambria" w:eastAsia="Cambria"/>
            <w:i w:val="0"/>
            <w:color w:val="000000"/>
            <w:sz w:val="22"/>
          </w:rPr>
          <w:t xml:space="preserve">author</w:t>
        </w:r>
      </w:ins>
      <w:r>
        <w:rPr>
          <w:rFonts w:ascii="Cambria" w:hAnsi="Cambria" w:eastAsia="Cambria"/>
          <w:i w:val="0"/>
          <w:color w:val="000000"/>
          <w:sz w:val="22"/>
        </w:rPr>
        <w:t xml:space="preserve"> </w:t>
      </w:r>
      <w:del w:id="833" w:author="OpenAI Codex" w:date="2026-10-11T00:00:00Z">
        <w:r>
          <w:rPr>
            <w:rFonts w:ascii="Cambria" w:hAnsi="Cambria" w:eastAsia="Cambria"/>
            <w:i w:val="0"/>
            <w:color w:val="000000"/>
            <w:sz w:val="22"/>
          </w:rPr>
          <w:delText xml:space="preserve">and</w:delText>
        </w:r>
      </w:del>
      <w:ins w:id="834" w:author="OpenAI Codex" w:date="2026-10-11T00:00:00Z">
        <w:r>
          <w:rPr>
            <w:rFonts w:ascii="Cambria" w:hAnsi="Cambria" w:eastAsia="Cambria"/>
            <w:i w:val="0"/>
            <w:color w:val="000000"/>
            <w:sz w:val="22"/>
          </w:rPr>
          <w:t xml:space="preserve">supplied</w:t>
        </w:r>
      </w:ins>
      <w:r>
        <w:rPr>
          <w:rFonts w:ascii="Cambria" w:hAnsi="Cambria" w:eastAsia="Cambria"/>
          <w:i w:val="0"/>
          <w:color w:val="000000"/>
          <w:sz w:val="22"/>
        </w:rPr>
        <w:t xml:space="preserve"> </w:t>
      </w:r>
      <w:del w:id="835" w:author="OpenAI Codex" w:date="2026-10-11T00:00:00Z">
        <w:r>
          <w:rPr>
            <w:rFonts w:ascii="Cambria" w:hAnsi="Cambria" w:eastAsia="Cambria"/>
            <w:i w:val="0"/>
            <w:color w:val="000000"/>
            <w:sz w:val="22"/>
          </w:rPr>
          <w:delText xml:space="preserve">execute a prompt for drafting the article.</w:delText>
        </w:r>
      </w:del>
      <w:ins w:id="836" w:author="OpenAI Codex" w:date="2026-10-11T00:00:00Z">
        <w:r>
          <w:rPr>
            <w:rFonts w:ascii="Cambria" w:hAnsi="Cambria" w:eastAsia="Cambria"/>
            <w:i w:val="0"/>
            <w:color w:val="000000"/>
            <w:sz w:val="22"/>
          </w:rPr>
          <w:t xml:space="preserve">instructions.</w:t>
        </w:r>
      </w:ins>
      <w:r>
        <w:rPr>
          <w:rFonts w:ascii="Cambria" w:hAnsi="Cambria" w:eastAsia="Cambria"/>
          <w:i w:val="0"/>
          <w:color w:val="000000"/>
          <w:sz w:val="22"/>
        </w:rPr>
        <w:t xml:space="preserve"> The authors </w:t>
      </w:r>
      <w:ins w:id="837" w:author="OpenAI Codex" w:date="2026-10-11T00:00:00Z">
        <w:r>
          <w:rPr>
            <w:rFonts w:ascii="Cambria" w:hAnsi="Cambria" w:eastAsia="Cambria"/>
            <w:i w:val="0"/>
            <w:color w:val="000000"/>
            <w:sz w:val="22"/>
          </w:rPr>
          <w:t xml:space="preserve">report that they </w:t>
        </w:r>
      </w:ins>
      <w:r>
        <w:rPr>
          <w:rFonts w:ascii="Cambria" w:hAnsi="Cambria" w:eastAsia="Cambria"/>
          <w:i w:val="0"/>
          <w:color w:val="000000"/>
          <w:sz w:val="22"/>
        </w:rPr>
        <w:t xml:space="preserve">reviewed </w:t>
      </w:r>
      <w:del w:id="838" w:author="OpenAI Codex" w:date="2026-10-11T00:00:00Z">
        <w:r>
          <w:rPr>
            <w:rFonts w:ascii="Cambria" w:hAnsi="Cambria" w:eastAsia="Cambria"/>
            <w:i w:val="0"/>
            <w:color w:val="000000"/>
            <w:sz w:val="22"/>
          </w:rPr>
          <w:delText xml:space="preserve">the generated text,</w:delText>
        </w:r>
      </w:del>
      <w:ins w:id="839" w:author="OpenAI Codex" w:date="2026-10-11T00:00:00Z">
        <w:r>
          <w:rPr>
            <w:rFonts w:ascii="Cambria" w:hAnsi="Cambria" w:eastAsia="Cambria"/>
            <w:i w:val="0"/>
            <w:color w:val="000000"/>
            <w:sz w:val="22"/>
          </w:rPr>
          <w:t xml:space="preserve">and</w:t>
        </w:r>
      </w:ins>
      <w:r>
        <w:rPr>
          <w:rFonts w:ascii="Cambria" w:hAnsi="Cambria" w:eastAsia="Cambria"/>
          <w:i w:val="0"/>
          <w:color w:val="000000"/>
          <w:sz w:val="22"/>
        </w:rPr>
        <w:t xml:space="preserve"> verified the </w:t>
      </w:r>
      <w:del w:id="840" w:author="OpenAI Codex" w:date="2026-10-11T00:00:00Z">
        <w:r>
          <w:rPr>
            <w:rFonts w:ascii="Cambria" w:hAnsi="Cambria" w:eastAsia="Cambria"/>
            <w:i w:val="0"/>
            <w:color w:val="000000"/>
            <w:sz w:val="22"/>
          </w:rPr>
          <w:delText xml:space="preserve">scientific claims,</w:delText>
        </w:r>
      </w:del>
      <w:ins w:id="841" w:author="OpenAI Codex" w:date="2026-10-11T00:00:00Z">
        <w:r>
          <w:rPr>
            <w:rFonts w:ascii="Cambria" w:hAnsi="Cambria" w:eastAsia="Cambria"/>
            <w:i w:val="0"/>
            <w:color w:val="000000"/>
            <w:sz w:val="22"/>
          </w:rPr>
          <w:t xml:space="preserve">text</w:t>
        </w:r>
      </w:ins>
      <w:r>
        <w:rPr>
          <w:rFonts w:ascii="Cambria" w:hAnsi="Cambria" w:eastAsia="Cambria"/>
          <w:i w:val="0"/>
          <w:color w:val="000000"/>
          <w:sz w:val="22"/>
        </w:rPr>
        <w:t xml:space="preserve"> and take responsibility for </w:t>
      </w:r>
      <w:del w:id="842" w:author="OpenAI Codex" w:date="2026-10-11T00:00:00Z">
        <w:r>
          <w:rPr>
            <w:rFonts w:ascii="Cambria" w:hAnsi="Cambria" w:eastAsia="Cambria"/>
            <w:i w:val="0"/>
            <w:color w:val="000000"/>
            <w:sz w:val="22"/>
          </w:rPr>
          <w:delText xml:space="preserve">the manuscript. The prompt was developed over approximately two weeks, and </w:delText>
        </w:r>
      </w:del>
      <w:r>
        <w:rPr>
          <w:rFonts w:ascii="Cambria" w:hAnsi="Cambria" w:eastAsia="Cambria"/>
          <w:i w:val="0"/>
          <w:color w:val="000000"/>
          <w:sz w:val="22"/>
        </w:rPr>
        <w:t xml:space="preserve">its </w:t>
      </w:r>
      <w:del w:id="843" w:author="OpenAI Codex" w:date="2026-10-11T00:00:00Z">
        <w:r>
          <w:rPr>
            <w:rFonts w:ascii="Cambria" w:hAnsi="Cambria" w:eastAsia="Cambria"/>
            <w:i w:val="0"/>
            <w:color w:val="000000"/>
            <w:sz w:val="22"/>
          </w:rPr>
          <w:delText xml:space="preserve">execution took less than one hour. These project specific estimates were not obtained in a controlled comparison with human writing time.</w:delText>
        </w:r>
      </w:del>
      <w:ins w:id="844" w:author="OpenAI Codex" w:date="2026-10-11T00:00:00Z">
        <w:r>
          <w:rPr>
            <w:rFonts w:ascii="Cambria" w:hAnsi="Cambria" w:eastAsia="Cambria"/>
            <w:i w:val="0"/>
            <w:color w:val="000000"/>
            <w:sz w:val="22"/>
          </w:rPr>
          <w:t xml:space="preserve">content.</w:t>
        </w:r>
      </w:ins>
    </w:p>
    <w:p>
      <w:pPr>
        <w:pStyle w:val="Heading1"/>
        <w:keepNext/>
        <w:jc w:val="left"/>
      </w:pPr>
      <w:r>
        <w:rPr>
          <w:rFonts w:ascii="Cambria" w:hAnsi="Cambria" w:eastAsia="Cambria"/>
          <w:b/>
          <w:color w:val="000000"/>
          <w:sz w:val="24"/>
        </w:rPr>
        <w:t>Acknowledgments</w:t>
      </w:r>
    </w:p>
    <w:p>
      <w:pPr>
        <w:widowControl/>
        <w:jc w:val="both"/>
      </w:pPr>
      <w:r>
        <w:rPr>
          <w:rFonts w:ascii="Cambria" w:hAnsi="Cambria" w:eastAsia="Cambria"/>
          <w:i w:val="0"/>
          <w:color w:val="000000"/>
          <w:sz w:val="22"/>
        </w:rPr>
        <w:t>We acknowledge the University of Latvia Artificial Intelligence and Computing Center and the High Performance Computing Center of the University of Tartu for providing computational resources.</w:t>
      </w:r>
    </w:p>
    <w:p>
      <w:pPr>
        <w:pStyle w:val="Heading1"/>
        <w:keepNext/>
        <w:jc w:val="left"/>
      </w:pPr>
      <w:r>
        <w:rPr>
          <w:rFonts w:ascii="Cambria" w:hAnsi="Cambria" w:eastAsia="Cambria"/>
          <w:b/>
          <w:color w:val="000000"/>
          <w:sz w:val="24"/>
        </w:rPr>
        <w:t>References</w:t>
      </w:r>
    </w:p>
    <w:p>
      <w:pPr>
        <w:ind w:left="283" w:hanging="283"/>
        <w:jc w:val="left"/>
      </w:pPr>
      <w:r>
        <w:rPr>
          <w:rFonts w:ascii="Cambria" w:hAnsi="Cambria" w:eastAsia="Cambria"/>
          <w:color w:val="000000"/>
          <w:sz w:val="19"/>
        </w:rPr>
        <w:t xml:space="preserve">[1] S. Jia et al., Machine Learning Reveals Role-Asymmetric Electronic Cooperation in Fe-Based Dual-Atom Catalysts, Advanced Materials 36 (2026) e74833. </w:t>
      </w:r>
      <w:hyperlink r:id="rId13">
        <w:r>
          <w:rPr>
            <w:rFonts w:ascii="Cambria" w:hAnsi="Cambria"/>
            <w:color w:val="000000"/>
            <w:u w:val="single"/>
          </w:rPr>
          <w:t>https://doi.org/10.1002/adma.74833</w:t>
        </w:r>
      </w:hyperlink>
    </w:p>
    <w:p>
      <w:pPr>
        <w:ind w:left="283" w:hanging="283"/>
        <w:jc w:val="left"/>
      </w:pPr>
      <w:r>
        <w:rPr>
          <w:rFonts w:ascii="Cambria" w:hAnsi="Cambria" w:eastAsia="Cambria"/>
          <w:color w:val="000000"/>
          <w:sz w:val="19"/>
        </w:rPr>
        <w:t xml:space="preserve">[2] Z. Zhang et al., Design and Synthesis of Electrocatalysts Based on Catalysis-Unit Engineering, Advanced Materials 36 (2024) 2403549. </w:t>
      </w:r>
      <w:hyperlink r:id="rId14">
        <w:r>
          <w:rPr>
            <w:rFonts w:ascii="Cambria" w:hAnsi="Cambria"/>
            <w:color w:val="000000"/>
            <w:u w:val="single"/>
          </w:rPr>
          <w:t>https://doi.org/10.1002/adma.202403549</w:t>
        </w:r>
      </w:hyperlink>
    </w:p>
    <w:p>
      <w:pPr>
        <w:ind w:left="283" w:hanging="283"/>
        <w:jc w:val="left"/>
      </w:pPr>
      <w:r>
        <w:rPr>
          <w:rFonts w:ascii="Cambria" w:hAnsi="Cambria" w:eastAsia="Cambria"/>
          <w:color w:val="000000"/>
          <w:sz w:val="19"/>
        </w:rPr>
        <w:t xml:space="preserve">[3] X. Chen et al., Leveraging DFT and Machine Learning for Accelerated Screening of Cluster-Modified Single-Atom Catalysts in Oxygen Reduction Reactions, ACS Catalysis 16 (2026) 14399–14410. </w:t>
      </w:r>
      <w:hyperlink r:id="rId15">
        <w:r>
          <w:rPr>
            <w:rFonts w:ascii="Cambria" w:hAnsi="Cambria"/>
            <w:color w:val="000000"/>
            <w:u w:val="single"/>
          </w:rPr>
          <w:t>https://doi.org/10.1021/acscatal.6c02383</w:t>
        </w:r>
      </w:hyperlink>
    </w:p>
    <w:p>
      <w:pPr>
        <w:ind w:left="283" w:hanging="283"/>
        <w:jc w:val="left"/>
      </w:pPr>
      <w:r>
        <w:rPr>
          <w:rFonts w:ascii="Cambria" w:hAnsi="Cambria" w:eastAsia="Cambria"/>
          <w:color w:val="000000"/>
          <w:sz w:val="19"/>
        </w:rPr>
        <w:t xml:space="preserve">[4] J. K. Nørskov, J. Rossmeisl, A. Logadottir, L. Lindqvist, J. R. Kitchin, T. Bligaard, H. Jónsson, Origin of the Overpotential for Oxygen Reduction at a Fuel-Cell Cathode, Journal of Physical Chemistry B 108 (2004) 17886–17892. </w:t>
      </w:r>
      <w:hyperlink r:id="rId16">
        <w:r>
          <w:rPr>
            <w:rFonts w:ascii="Cambria" w:hAnsi="Cambria"/>
            <w:color w:val="000000"/>
            <w:u w:val="single"/>
          </w:rPr>
          <w:t>https://doi.org/10.1021/jp047349j</w:t>
        </w:r>
      </w:hyperlink>
    </w:p>
    <w:p>
      <w:pPr>
        <w:ind w:left="283" w:hanging="283"/>
        <w:jc w:val="left"/>
      </w:pPr>
      <w:r>
        <w:rPr>
          <w:rFonts w:ascii="Cambria" w:hAnsi="Cambria" w:eastAsia="Cambria"/>
          <w:color w:val="000000"/>
          <w:sz w:val="19"/>
        </w:rPr>
        <w:t xml:space="preserve">[5] Q. Sun et al., Well-Defined Co₂ Dual-Atom Catalyst Breaks Scaling Relations of Oxygen Reduction Reaction, Journal of the American Chemical Society 146 (2024) 35295–35304. </w:t>
      </w:r>
      <w:hyperlink r:id="rId17">
        <w:r>
          <w:rPr>
            <w:rFonts w:ascii="Cambria" w:hAnsi="Cambria"/>
            <w:color w:val="000000"/>
            <w:u w:val="single"/>
          </w:rPr>
          <w:t>https://doi.org/10.1021/jacs.4c12705</w:t>
        </w:r>
      </w:hyperlink>
    </w:p>
    <w:p>
      <w:pPr>
        <w:ind w:left="283" w:hanging="283"/>
        <w:jc w:val="left"/>
      </w:pPr>
      <w:r>
        <w:rPr>
          <w:rFonts w:ascii="Cambria" w:hAnsi="Cambria" w:eastAsia="Cambria"/>
          <w:color w:val="000000"/>
          <w:sz w:val="19"/>
        </w:rPr>
        <w:t xml:space="preserve">[6] N. Žoglo et al., Intersite Geometry Controls Activity and Selectivity in the Oxygen Reduction Reaction on Dual-Atom-Site Catalysts, ChemRxiv preprint (2026). </w:t>
      </w:r>
      <w:hyperlink r:id="rId18">
        <w:r>
          <w:rPr>
            <w:rFonts w:ascii="Cambria" w:hAnsi="Cambria"/>
            <w:color w:val="000000"/>
            <w:u w:val="single"/>
          </w:rPr>
          <w:t>https://doi.org/10.26434/chemrxiv.15001712/v1</w:t>
        </w:r>
      </w:hyperlink>
    </w:p>
    <w:p>
      <w:pPr>
        <w:ind w:left="283" w:hanging="283"/>
        <w:jc w:val="left"/>
      </w:pPr>
      <w:r>
        <w:rPr>
          <w:rFonts w:ascii="Cambria" w:hAnsi="Cambria" w:eastAsia="Cambria"/>
          <w:color w:val="000000"/>
          <w:sz w:val="19"/>
        </w:rPr>
        <w:t xml:space="preserve">[7] L. X. Chen, P. Christopher, F. De Angelis, S. Jin, Y.-S. Hu, N.-G. Park, D. Das Sarma, Y.-K. Sun, P. V. Kamat, We Editors Are Authors, Too, ACS Energy Letters 4 (2019) 249–250. </w:t>
      </w:r>
      <w:hyperlink r:id="rId19">
        <w:r>
          <w:rPr>
            <w:rFonts w:ascii="Cambria" w:hAnsi="Cambria"/>
            <w:color w:val="000000"/>
            <w:u w:val="single"/>
          </w:rPr>
          <w:t>https://doi.org/10.1021/acsenergylett.8b02322</w:t>
        </w:r>
      </w:hyperlink>
    </w:p>
    <w:p>
      <w:pPr>
        <w:ind w:left="283" w:hanging="283"/>
        <w:jc w:val="left"/>
      </w:pPr>
      <w:r>
        <w:rPr>
          <w:rFonts w:ascii="Cambria" w:hAnsi="Cambria" w:eastAsia="Cambria"/>
          <w:color w:val="000000"/>
          <w:sz w:val="19"/>
        </w:rPr>
        <w:t xml:space="preserve">[8] Elements of style, Nature Physics 3 (2007) 581. </w:t>
      </w:r>
      <w:hyperlink r:id="rId20">
        <w:r>
          <w:rPr>
            <w:rFonts w:ascii="Cambria" w:hAnsi="Cambria"/>
            <w:color w:val="000000"/>
            <w:u w:val="single"/>
          </w:rPr>
          <w:t>https://doi.org/10.1038/nphys724</w:t>
        </w:r>
      </w:hyperlink>
    </w:p>
    <w:p>
      <w:pPr>
        <w:ind w:left="283" w:hanging="283"/>
        <w:jc w:val="left"/>
      </w:pPr>
      <w:r>
        <w:rPr>
          <w:rFonts w:ascii="Cambria" w:hAnsi="Cambria" w:eastAsia="Cambria"/>
          <w:color w:val="000000"/>
          <w:sz w:val="19"/>
        </w:rPr>
        <w:t xml:space="preserve">[9] C. M. Biegel, P. V. Kamat, Five common pitfalls to avoid while composing scientific figures, ACS Energy Letters 6 (2021) 4309–4310. </w:t>
      </w:r>
      <w:hyperlink r:id="rId21">
        <w:r>
          <w:rPr>
            <w:rFonts w:ascii="Cambria" w:hAnsi="Cambria"/>
            <w:color w:val="000000"/>
            <w:u w:val="single"/>
          </w:rPr>
          <w:t>https://doi.org/10.1021/acsenergylett.1c02401</w:t>
        </w:r>
      </w:hyperlink>
    </w:p>
    <w:p>
      <w:pPr>
        <w:ind w:left="283" w:hanging="283"/>
        <w:jc w:val="left"/>
      </w:pPr>
      <w:r>
        <w:rPr>
          <w:rFonts w:ascii="Cambria" w:hAnsi="Cambria" w:eastAsia="Cambria"/>
          <w:color w:val="000000"/>
          <w:sz w:val="19"/>
        </w:rPr>
        <w:t xml:space="preserve">[10] Storytelling in research, Nature Biomedical Engineering 2 (2018) 53. </w:t>
      </w:r>
      <w:hyperlink r:id="rId22">
        <w:r>
          <w:rPr>
            <w:rFonts w:ascii="Cambria" w:hAnsi="Cambria"/>
            <w:color w:val="000000"/>
            <w:u w:val="single"/>
          </w:rPr>
          <w:t>https://doi.org/10.1038/s41551-018-0202-5</w:t>
        </w:r>
      </w:hyperlink>
    </w:p>
    <w:p>
      <w:pPr>
        <w:ind w:left="283" w:hanging="283"/>
        <w:jc w:val="left"/>
      </w:pPr>
      <w:r>
        <w:rPr>
          <w:rFonts w:ascii="Cambria" w:hAnsi="Cambria" w:eastAsia="Cambria"/>
          <w:color w:val="000000"/>
          <w:sz w:val="19"/>
        </w:rPr>
        <w:t xml:space="preserve">[11] Should scientists tell stories?, Nature Methods 10 (2013) 1037. </w:t>
      </w:r>
      <w:hyperlink r:id="rId23">
        <w:r>
          <w:rPr>
            <w:rFonts w:ascii="Cambria" w:hAnsi="Cambria"/>
            <w:color w:val="000000"/>
            <w:u w:val="single"/>
          </w:rPr>
          <w:t>https://doi.org/10.1038/nmeth.2726</w:t>
        </w:r>
      </w:hyperlink>
    </w:p>
    <w:p>
      <w:pPr>
        <w:ind w:left="283" w:hanging="283"/>
        <w:jc w:val="left"/>
      </w:pPr>
      <w:r>
        <w:rPr>
          <w:rFonts w:ascii="Cambria" w:hAnsi="Cambria" w:eastAsia="Cambria"/>
          <w:color w:val="000000"/>
          <w:sz w:val="19"/>
        </w:rPr>
        <w:t xml:space="preserve">[12] B. L. Nguyen, T. K. Madsen, V. Ivanistsev, N. Kongi, Dataset of molecular dual-atom site complexes for catalysis, Data in Brief 66 (2026) 112806. </w:t>
      </w:r>
      <w:hyperlink r:id="rId24">
        <w:r>
          <w:rPr>
            <w:rFonts w:ascii="Cambria" w:hAnsi="Cambria"/>
            <w:color w:val="000000"/>
            <w:u w:val="single"/>
          </w:rPr>
          <w:t>https://doi.org/10.1016/j.dib.2026.112806</w:t>
        </w:r>
      </w:hyperlink>
    </w:p>
    <w:p>
      <w:pPr>
        <w:ind w:left="283" w:hanging="283"/>
        <w:jc w:val="left"/>
      </w:pPr>
      <w:r>
        <w:rPr>
          <w:rFonts w:ascii="Cambria" w:hAnsi="Cambria" w:eastAsia="Cambria"/>
          <w:color w:val="000000"/>
          <w:sz w:val="19"/>
        </w:rPr>
        <w:t xml:space="preserve">[13] J. J. Mortensen et al., GPAW: An open Python package for electronic structure calculations, Journal of Chemical Physics 160 (2024) 092503. </w:t>
      </w:r>
      <w:hyperlink r:id="rId25">
        <w:r>
          <w:rPr>
            <w:rFonts w:ascii="Cambria" w:hAnsi="Cambria"/>
            <w:color w:val="000000"/>
            <w:u w:val="single"/>
          </w:rPr>
          <w:t>https://doi.org/10.1063/5.0182685</w:t>
        </w:r>
      </w:hyperlink>
    </w:p>
    <w:p>
      <w:pPr>
        <w:ind w:left="283" w:hanging="283"/>
        <w:jc w:val="left"/>
      </w:pPr>
      <w:r>
        <w:rPr>
          <w:rFonts w:ascii="Cambria" w:hAnsi="Cambria" w:eastAsia="Cambria"/>
          <w:color w:val="000000"/>
          <w:sz w:val="19"/>
        </w:rPr>
        <w:t xml:space="preserve">[14] A. H. Larsen et al., The Atomic Simulation Environment—A Python Library for Working with Atoms, Journal of Physics: Condensed Matter 29 (2017) 273002. </w:t>
      </w:r>
      <w:hyperlink r:id="rId26">
        <w:r>
          <w:rPr>
            <w:rFonts w:ascii="Cambria" w:hAnsi="Cambria"/>
            <w:color w:val="000000"/>
            <w:u w:val="single"/>
          </w:rPr>
          <w:t>https://doi.org/10.1088/1361-648X/aa680e</w:t>
        </w:r>
      </w:hyperlink>
    </w:p>
    <w:p>
      <w:pPr>
        <w:ind w:left="283" w:hanging="283"/>
        <w:jc w:val="left"/>
      </w:pPr>
      <w:r>
        <w:rPr>
          <w:rFonts w:ascii="Cambria" w:hAnsi="Cambria" w:eastAsia="Cambria"/>
          <w:color w:val="000000"/>
          <w:sz w:val="19"/>
        </w:rPr>
        <w:t xml:space="preserve">[15] E. Caldeweyher, S. Ehlert, A. Hansen, H. Neugebauer, S. Spicher, C. Bannwarth, S. Grimme, A generally applicable atomic-charge dependent London dispersion correction, Journal of Chemical Physics 150 (2019) 154122. </w:t>
      </w:r>
      <w:hyperlink r:id="rId27">
        <w:r>
          <w:rPr>
            <w:rFonts w:ascii="Cambria" w:hAnsi="Cambria"/>
            <w:color w:val="000000"/>
            <w:u w:val="single"/>
          </w:rPr>
          <w:t>https://doi.org/10.1063/1.5090222</w:t>
        </w:r>
      </w:hyperlink>
    </w:p>
    <w:p>
      <w:pPr>
        <w:ind w:left="283" w:hanging="283"/>
        <w:jc w:val="left"/>
      </w:pPr>
      <w:r>
        <w:rPr>
          <w:rFonts w:ascii="Cambria" w:hAnsi="Cambria" w:eastAsia="Cambria"/>
          <w:color w:val="000000"/>
          <w:sz w:val="19"/>
        </w:rPr>
        <w:t xml:space="preserve">[16] N. Govindarajan, J. M. García-Lastra, E. J. Meijer, F. Calle-Vallejo, Does the breaking of adsorption energy scaling relations guarantee enhanced electrocatalysis?, Current Opinion in Electrochemistry 8 (2018) 110–117. </w:t>
      </w:r>
      <w:hyperlink r:id="rId28">
        <w:r>
          <w:rPr>
            <w:rFonts w:ascii="Cambria" w:hAnsi="Cambria"/>
            <w:color w:val="000000"/>
            <w:u w:val="single"/>
          </w:rPr>
          <w:t>https://doi.org/10.1016/j.coelec.2018.03.025</w:t>
        </w:r>
      </w:hyperlink>
    </w:p>
    <w:p>
      <w:pPr>
        <w:ind w:left="283" w:hanging="283"/>
        <w:jc w:val="left"/>
      </w:pPr>
      <w:r>
        <w:rPr>
          <w:rFonts w:ascii="Cambria" w:hAnsi="Cambria" w:eastAsia="Cambria"/>
          <w:color w:val="000000"/>
          <w:sz w:val="19"/>
        </w:rPr>
        <w:t xml:space="preserve">[17] S. Razzaq, K. S. Exner, Materials screening by the descriptor Gmax(η): The free energy span model in electrocatalysis, ACS Catalysis 13 (2023) 1740–1758. </w:t>
      </w:r>
      <w:hyperlink r:id="rId29">
        <w:r>
          <w:rPr>
            <w:rFonts w:ascii="Cambria" w:hAnsi="Cambria"/>
            <w:color w:val="000000"/>
            <w:u w:val="single"/>
          </w:rPr>
          <w:t>https://doi.org/10.1021/acscatal.2c03997</w:t>
        </w:r>
      </w:hyperlink>
    </w:p>
    <w:p>
      <w:pPr>
        <w:ind w:left="283" w:hanging="283"/>
        <w:jc w:val="left"/>
      </w:pPr>
      <w:r>
        <w:rPr>
          <w:rFonts w:ascii="Cambria" w:hAnsi="Cambria" w:eastAsia="Cambria"/>
          <w:color w:val="000000"/>
          <w:sz w:val="19"/>
        </w:rPr>
        <w:t xml:space="preserve">[18] M. D. Wilkinson et al., The FAIR guiding principles for scientific data management and stewardship, Scientific Data 3 (2016) 160018. </w:t>
      </w:r>
      <w:hyperlink r:id="rId30">
        <w:r>
          <w:rPr>
            <w:rFonts w:ascii="Cambria" w:hAnsi="Cambria"/>
            <w:color w:val="000000"/>
            <w:u w:val="single"/>
          </w:rPr>
          <w:t>https://doi.org/10.1038/sdata.2016.18</w:t>
        </w:r>
      </w:hyperlink>
    </w:p>
    <w:p>
      <w:pPr>
        <w:ind w:left="283" w:hanging="283"/>
        <w:jc w:val="left"/>
      </w:pPr>
      <w:r>
        <w:rPr>
          <w:rFonts w:ascii="Cambria" w:hAnsi="Cambria" w:eastAsia="Cambria"/>
          <w:color w:val="000000"/>
          <w:sz w:val="19"/>
        </w:rPr>
        <w:t xml:space="preserve">[19] [dataset] B. L. Nguyen, T. K. Madsen, V. Ivanistsev, N. Kongi, Dataset of molecular dual-atom site complexes for catalysis, Zenodo, version 1.0, 2026. </w:t>
      </w:r>
      <w:hyperlink r:id="rId31">
        <w:r>
          <w:rPr>
            <w:rFonts w:ascii="Cambria" w:hAnsi="Cambria"/>
            <w:color w:val="000000"/>
            <w:u w:val="single"/>
          </w:rPr>
          <w:t>https://doi.org/10.5281/zenodo.18601379</w:t>
        </w:r>
      </w:hyperlink>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Vars>
    <w:docVar w:name="TargetJournal" w:val="Electrochimica Acta"/>
    <w:docVar w:name="UserAcceptedEdit_001" w:val="{&quot;operation&quot;:&quot;delete&quot;,&quot;text&quot;:&quot;Bruno Leite&quot;,&quot;context&quot;:&quot;Bruno Inácio da Silva Roux LeiteBruno Leite1, Denis SavchenkoDeniss Savtšenko1, Timmo-Henrik Pukk1, Ba Long Nguyen1, Vladislav Ivanistsev2,†, and Nadezda Kongi1,†&quot;,&quot;author&quot;:&quot;Vladislav Ivaništšev&quot;}"/>
    <w:docVar w:name="UserAcceptedEdit_002" w:val="{&quot;operation&quot;:&quot;delete&quot;,&quot;text&quot;:&quot;Deniss Savtšenko&quot;,&quot;context&quot;:&quot;Bruno Inácio da Silva Roux Leite1, Denis SavchenkoDeniss Savtšenko1, Timmo-Henrik Pukk1, Ba Long Nguyen1, Vladislav Ivanistsev2,†, and Nadezda Kongi1,†&quot;,&quot;author&quot;:&quot;Vladislav Ivaništšev&quot;}"/>
    <w:docVar w:name="UserAcceptedEdit_003" w:val="{&quot;operation&quot;:&quot;delete&quot;,&quot;text&quot;:&quot;zero-dimensional &quot;,&quot;context&quot;:&quot;Keywords: artificial intelligence; computational hydrogen electrode; density functional theory; machine learning; oxygen reduction reaction; scaling relations; zero-dimensional mol&quot;,&quot;author&quot;:&quot;Vladislav Ivaništšev&quot;}"/>
    <w:docVar w:name="UserAcceptedEdit_005" w:val="{&quot;operation&quot;:&quot;delete&quot;,&quot;text&quot;:&quot;,1;&quot;,&quot;context&quot;:&quot;,1; Denis Savchenko,1; Timmo-Henrik Pukk,1; Ba Long Nguyen,1; Vladislav Ivanistsev,2,†; Nadezda Kongi,1,†&quot;,&quot;author&quot;:&quot;Vladislav Ivaništšev&quot;}"/>
    <w:docVar w:name="UserDecision_RegressionScope" w:val="{&quot;reaction&quot;:&quot;ORR&quot;,&quot;prediction&quot;:&quot;broader&quot;,&quot;final_model&quot;:&quot;predict adsorption free energies and reconstruct ORR overpotential&quot;,&quot;charge_audit&quot;:&quot;skipped by author&quot;}"/>
    <w:docVar w:name="UserRule_Figure1ComponentOrder" w:val="Metal 1: Cr, Mn, Fe, Co, Ni, Cu; Metal 2: Cr, Mn, Fe, Co, Ni, Cu; Bridge: N, O, S; Diamine: B1, B2; Dialdehyde: A2"/>
    <w:docVar w:name="UserRule_Figure1FinalContent" w:val="Figure 1 final labels and component order: Metal 1: Cr, Mn, Fe, Co, Ni, Cu; Metal 2: Cr, Mn, Fe, Co, Ni, Cu; Bridge: N, O, S; Diamine: B1, B2; Dialdehyde: A2. Arrows point to the named structural regions; no direct metal-metal bond."/>
    <w:docVar w:name="UserRule_AuthorAffiliationMarkers_v23" w:val="Keep each author name in its own locked Word control without punctuation. Place a separate comma run before the superscript affiliation marker. Corresponding-author dagger follows the number without an internal comma."/>
    <w:docVar w:name="UserRule_AuthorAffiliationMarkers_v24" w:val="Author names contain no punctuation. Put one comma before each superscript affiliation number; add no comma after the number. Separate author entries with a single space. Put the corresponding-author dagger directly after the affiliation number."/>
    <w:docVar w:name="UserRule_CleanRelease_v25" w:val="This requested clean release accepts all tracked revisions in v24 and contains no visible Track Changes markup. Preserve the v24 tracked history and all author-approved locked text controls."/>
    <w:docVar w:name="UserRule_CleanRelease_v27" w:val="Accepted v26 revisions; clean text; historical v26 retained."/>
    <w:docVar w:name="UserRule_CleanRelease_v28" w:val="Clean v28 manuscript; preserves the author-approved layout and text controls; v27 retained."/>
    <w:docVar w:name="UserRule_CleanRelease_v29" w:val="Clean v29 manuscript; applies the supplied Electrochimica Acta guide and Figure 2 v5; v28 retained."/>
    <w:docVar w:name="UserRule_ZeroDimensional" w:val="maximum-occurrences:1"/>
    <w:docVar w:name="UserRule_NoUnnecessaryCompoundHyphens" w:val="{&quot;scope&quot;:&quot;author-written text before References&quot;,&quot;prohibited&quot;:[&quot;81-structure&quot;,&quot;CHE-derived&quot;,&quot;DFT-derived&quot;,&quot;DFT-optimized&quot;,&quot;Gas-phase&quot;,&quot;Model-predicted&quot;,&quot;OH-to-water&quot;,&quot;Schiff-base&quot;,&quot;Site-resolved&quot;,&quot;active-site&quot;,&quot;adsorbate-induced&quot;,&quot;adsorption-energy&quot;,&quot;adsorption-site&quot;,&quot;as-synthesized&quot;,&quot;atom-level&quot;,&quot;catalysis-unit&quot;,&quot;catalyst-specific&quot;,&quot;catalyst–adsorption-site pair&quot;,&quot;catalyst–adsorption-site pairs&quot;,&quot;catalyst–adsorption-site pathways&quot;,&quot;catalyst–site&quot;,&quot;catalyst–site data&quot;,&quot;catalyst–site matching&quot;,&quot;catalyst–site pathways&quot;,&quot;cluster-modified&quot;,&quot;diamine-derived&quot;,&quot;document-production&quot;,&quot;dual-metal&quot;,&quot;electronic-structure&quot;,&quot;exchange-correlation&quot;,&quot;extended-phthalocyanine&quot;,&quot;figure-layout&quot;,&quot;four-electron&quot;,&quot;free-energy&quot;,&quot;gas-phase&quot;,&quot;imine-linking&quot;,&quot;kinetic-energy&quot;,&quot;least-squares&quot;,&quot;literature-selected&quot;,&quot;low-overpotential&quot;,&quot;low-temperature&quot;,&quot;lower-energy&quot;,&quot;model-predicted&quot;,&quot;model-validation&quot;,&quot;non-overlapping&quot;,&quot;one-half&quot;,&quot;oxygen-intermediate&quot;,&quot;oxygen-reduction&quot;,&quot;plane-wave&quot;,&quot;potential-determining&quot;,&quot;projector-augmented-wave&quot;,&quot;real-space&quot;,&quot;redox-driven&quot;,&quot;role-asymmetric&quot;,&quot;root-mean-square&quot;,&quot;self-consistently&quot;,&quot;single-atom&quot;,&quot;site-resolved&quot;,&quot;spin-polarized&quot;,&quot;xTB-optimized&quot;,&quot;zero-overpotential&quot;,&quot;Γ-point&quot;],&quot;allowed&quot;:[&quot;0D-DASC&quot;,&quot;0D-DASCs&quot;,&quot;Dual-Atom&quot;,&quot;Dual-Atom Site&quot;,&quot;GFN2-xTB&quot;,&quot;GPT-6-Sol&quot;,&quot;LV-1004&quot;,&quot;OOH-x&quot;,&quot;OOH-z&quot;,&quot;Timmo-Henrik&quot;,&quot;dual-atom&quot;,&quot;dual-atom site&quot;,&quot;dual-atom site catalyst&quot;,&quot;dual-atom site catalysts&quot;,&quot;linear regression with second-order polynomial features&quot;]}"/>
    <w:docVar w:name="UserRule_TrackedRelease_v30" w:val="Tracked v30 manuscript; one ten-role review cycle; numbered CHE potentials and Figure 2 v7; v29 retained."/>
    <w:docVar w:name="UserRule_DualAtomSiteTerm" w:val="Use dual-atom site catalyst; the hyphen joins dual and atom only."/>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002/adma.74833" TargetMode="External"/><Relationship Id="rId14" Type="http://schemas.openxmlformats.org/officeDocument/2006/relationships/hyperlink" Target="https://doi.org/10.1002/adma.202403549" TargetMode="External"/><Relationship Id="rId15" Type="http://schemas.openxmlformats.org/officeDocument/2006/relationships/hyperlink" Target="https://doi.org/10.1021/acscatal.6c02383" TargetMode="External"/><Relationship Id="rId16" Type="http://schemas.openxmlformats.org/officeDocument/2006/relationships/hyperlink" Target="https://doi.org/10.1021/jp047349j" TargetMode="External"/><Relationship Id="rId17" Type="http://schemas.openxmlformats.org/officeDocument/2006/relationships/hyperlink" Target="https://doi.org/10.1021/jacs.4c12705" TargetMode="External"/><Relationship Id="rId18" Type="http://schemas.openxmlformats.org/officeDocument/2006/relationships/hyperlink" Target="https://doi.org/10.26434/chemrxiv.15001712/v1" TargetMode="External"/><Relationship Id="rId19" Type="http://schemas.openxmlformats.org/officeDocument/2006/relationships/hyperlink" Target="https://doi.org/10.1021/acsenergylett.8b02322" TargetMode="External"/><Relationship Id="rId20" Type="http://schemas.openxmlformats.org/officeDocument/2006/relationships/hyperlink" Target="https://doi.org/10.1038/nphys724" TargetMode="External"/><Relationship Id="rId21" Type="http://schemas.openxmlformats.org/officeDocument/2006/relationships/hyperlink" Target="https://doi.org/10.1021/acsenergylett.1c02401" TargetMode="External"/><Relationship Id="rId22" Type="http://schemas.openxmlformats.org/officeDocument/2006/relationships/hyperlink" Target="https://doi.org/10.1038/s41551-018-0202-5" TargetMode="External"/><Relationship Id="rId23" Type="http://schemas.openxmlformats.org/officeDocument/2006/relationships/hyperlink" Target="https://doi.org/10.1038/nmeth.2726" TargetMode="External"/><Relationship Id="rId24" Type="http://schemas.openxmlformats.org/officeDocument/2006/relationships/hyperlink" Target="https://doi.org/10.1016/j.dib.2026.112806" TargetMode="External"/><Relationship Id="rId25" Type="http://schemas.openxmlformats.org/officeDocument/2006/relationships/hyperlink" Target="https://doi.org/10.1063/5.0182685" TargetMode="External"/><Relationship Id="rId26" Type="http://schemas.openxmlformats.org/officeDocument/2006/relationships/hyperlink" Target="https://doi.org/10.1088/1361-648X/aa680e" TargetMode="External"/><Relationship Id="rId27" Type="http://schemas.openxmlformats.org/officeDocument/2006/relationships/hyperlink" Target="https://doi.org/10.1063/1.5090222" TargetMode="External"/><Relationship Id="rId28" Type="http://schemas.openxmlformats.org/officeDocument/2006/relationships/hyperlink" Target="https://doi.org/10.1016/j.coelec.2018.03.025" TargetMode="External"/><Relationship Id="rId29" Type="http://schemas.openxmlformats.org/officeDocument/2006/relationships/hyperlink" Target="https://doi.org/10.1021/acscatal.2c03997" TargetMode="External"/><Relationship Id="rId30" Type="http://schemas.openxmlformats.org/officeDocument/2006/relationships/hyperlink" Target="https://doi.org/10.1038/sdata.2016.18" TargetMode="External"/><Relationship Id="rId31" Type="http://schemas.openxmlformats.org/officeDocument/2006/relationships/hyperlink" Target="https://doi.org/10.5281/zenodo.186013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