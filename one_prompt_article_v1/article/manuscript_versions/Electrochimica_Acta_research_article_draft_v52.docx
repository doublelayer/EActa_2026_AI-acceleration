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Accelerating Catalyst Discovery with Artificial Intelligence Using Molecular Dual-Atom Site Catalysts as a Case Study</w:t>
      </w:r>
    </w:p>
    <w:p w:rsidR="00000000" w:rsidDel="00000000" w:rsidP="00000000" w:rsidRDefault="00000000" w:rsidRPr="00000000" w14:paraId="00000002">
      <w:pPr>
        <w:jc w:val="cente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jc w:val="center"/>
        <w:rPr>
          <w:i w:val="1"/>
          <w:iCs w:val="1"/>
        </w:rPr>
      </w:pPr>
      <w:r w:rsidDel="00000000" w:rsidR="00000000" w:rsidRPr="00000000">
        <w:rPr>
          <w:i w:val="1"/>
          <w:iCs w:val="1"/>
          <w:vertAlign w:val="superscript"/>
          <w:rtl w:val="0"/>
        </w:rPr>
        <w:t xml:space="preserve">1</w:t>
      </w:r>
      <w:r w:rsidDel="00000000" w:rsidR="00000000" w:rsidRPr="00000000">
        <w:rPr>
          <w:i w:val="1"/>
          <w:iCs w:val="1"/>
          <w:rtl w:val="0"/>
        </w:rPr>
        <w:t xml:space="preserve"> Institute of Chemistry, University of Tartu, Ravila 14a, 50411 Tartu, Estonia</w:t>
      </w:r>
    </w:p>
    <w:p w:rsidR="00000000" w:rsidDel="00000000" w:rsidP="00000000" w:rsidRDefault="00000000" w:rsidRPr="00000000" w14:paraId="00000004">
      <w:pPr>
        <w:jc w:val="center"/>
        <w:rPr>
          <w:i w:val="1"/>
          <w:iCs w:val="1"/>
        </w:rPr>
      </w:pPr>
      <w:r w:rsidDel="00000000" w:rsidR="00000000" w:rsidRPr="00000000">
        <w:rPr>
          <w:i w:val="1"/>
          <w:iCs w:val="1"/>
          <w:vertAlign w:val="superscript"/>
          <w:rtl w:val="0"/>
        </w:rPr>
        <w:t xml:space="preserve">2</w:t>
      </w:r>
      <w:r w:rsidDel="00000000" w:rsidR="00000000" w:rsidRPr="00000000">
        <w:rPr>
          <w:i w:val="1"/>
          <w:iCs w:val="1"/>
          <w:rtl w:val="0"/>
        </w:rPr>
        <w:t xml:space="preserve"> Department of Chemistry, University of Latvia, Jelgavas iela 1, Riga, LV-1004, Latvia</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Corresponding authors: </w:t>
      </w:r>
      <w:hyperlink r:id="rId7">
        <w:r w:rsidDel="00000000" w:rsidR="00000000" w:rsidRPr="00000000">
          <w:rPr>
            <w:i w:val="1"/>
            <w:iCs w:val="1"/>
            <w:color w:val="0000ff"/>
            <w:u w:val="single"/>
            <w:rtl w:val="0"/>
          </w:rPr>
          <w:t xml:space="preserve">vladislav.ivanistsev@lu.lv</w:t>
        </w:r>
      </w:hyperlink>
      <w:r w:rsidDel="00000000" w:rsidR="00000000" w:rsidRPr="00000000">
        <w:rPr>
          <w:i w:val="1"/>
          <w:iCs w:val="1"/>
          <w:rtl w:val="0"/>
        </w:rPr>
        <w:t xml:space="preserve">; </w:t>
      </w:r>
      <w:hyperlink r:id="rId8">
        <w:r w:rsidDel="00000000" w:rsidR="00000000" w:rsidRPr="00000000">
          <w:rPr>
            <w:i w:val="1"/>
            <w:iCs w:val="1"/>
            <w:color w:val="0000ff"/>
            <w:u w:val="single"/>
            <w:rtl w:val="0"/>
          </w:rPr>
          <w:t xml:space="preserve">nadezda.kongi@ut.ee</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8</w:t>
      </w:r>
      <w:sdt>
        <w:sdtPr>
          <w:id w:val="1405546154"/>
          <w:tag w:val="goog_rdk_0"/>
        </w:sdtPr>
        <w:sdtContent>
          <w:ins w:author="Ba Long Nguyen" w:id="0" w:date="2026-10-16T03:00:45Z">
            <w:r w:rsidDel="00000000" w:rsidR="00000000" w:rsidRPr="00000000">
              <w:rPr>
                <w:rtl w:val="0"/>
              </w:rPr>
              <w:t xml:space="preserve">8</w:t>
            </w:r>
          </w:ins>
        </w:sdtContent>
      </w:sdt>
      <w:sdt>
        <w:sdtPr>
          <w:id w:val="456225403"/>
          <w:tag w:val="goog_rdk_1"/>
        </w:sdtPr>
        <w:sdtContent>
          <w:del w:author="Ba Long Nguyen" w:id="0" w:date="2026-10-16T03:00:45Z">
            <w:r w:rsidDel="00000000" w:rsidR="00000000" w:rsidRPr="00000000">
              <w:rPr>
                <w:rtl w:val="0"/>
              </w:rPr>
              <w:delText xml:space="preserve">7</w:delText>
            </w:r>
          </w:del>
        </w:sdtContent>
      </w:sdt>
      <w:r w:rsidDel="00000000" w:rsidR="00000000" w:rsidRPr="00000000">
        <w:rPr>
          <w:rtl w:val="0"/>
        </w:rPr>
        <w:t xml:space="preserve"> molecular catalysts established ORR adsorption energetics. Ridge regression models trained on these computational results predicted adsorption potential energies for 1</w:t>
      </w:r>
      <w:sdt>
        <w:sdtPr>
          <w:id w:val="483046583"/>
          <w:tag w:val="goog_rdk_2"/>
        </w:sdtPr>
        <w:sdtContent>
          <w:ins w:author="Ba Long Nguyen" w:id="1" w:date="2026-10-16T03:00:58Z">
            <w:r w:rsidDel="00000000" w:rsidR="00000000" w:rsidRPr="00000000">
              <w:rPr>
                <w:rtl w:val="0"/>
              </w:rPr>
              <w:t xml:space="preserve">260</w:t>
            </w:r>
          </w:ins>
        </w:sdtContent>
      </w:sdt>
      <w:sdt>
        <w:sdtPr>
          <w:id w:val="-1486312971"/>
          <w:tag w:val="goog_rdk_3"/>
        </w:sdtPr>
        <w:sdtContent>
          <w:del w:author="Ba Long Nguyen" w:id="1" w:date="2026-10-16T03:00:58Z">
            <w:r w:rsidDel="00000000" w:rsidR="00000000" w:rsidRPr="00000000">
              <w:rPr>
                <w:rtl w:val="0"/>
              </w:rPr>
              <w:delText xml:space="preserve">347</w:delText>
            </w:r>
          </w:del>
        </w:sdtContent>
      </w:sdt>
      <w:r w:rsidDel="00000000" w:rsidR="00000000" w:rsidRPr="00000000">
        <w:rPr>
          <w:rtl w:val="0"/>
        </w:rPr>
        <w:t xml:space="preserve"> optimized molecular catalysts, which enabled their ranking. In the lowest predicted overpotential decile, iron (Fe) adsorption centers predominated, while sulfur (S) bridge atoms and 1,2-phenylenediamine were enriched relative to the full predicted set. We then guided a large language model (LLM) to write this whole article using verified computational results, ML predictions, three databases, literature supplied as portable document format files, and figures. This case study illustrates </w:t>
      </w:r>
      <w:sdt>
        <w:sdtPr>
          <w:id w:val="-1244594573"/>
          <w:tag w:val="goog_rdk_4"/>
        </w:sdtPr>
        <w:sdtContent>
          <w:del w:author="OpenAI Codex" w:id="2" w:date="2026-10-16T00:44:00Z">
            <w:r w:rsidDel="00000000" w:rsidR="00000000" w:rsidRPr="00000000">
              <w:rPr>
                <w:rtl w:val="0"/>
              </w:rPr>
              <w:delText xml:space="preserve">how</w:delText>
            </w:r>
          </w:del>
        </w:sdtContent>
      </w:sdt>
      <w:sdt>
        <w:sdtPr>
          <w:id w:val="-2084897043"/>
          <w:tag w:val="goog_rdk_5"/>
        </w:sdtPr>
        <w:sdtContent>
          <w:ins w:author="OpenAI Codex" w:id="2" w:date="2026-10-16T00:44:00Z">
            <w:r w:rsidDel="00000000" w:rsidR="00000000" w:rsidRPr="00000000">
              <w:rPr>
                <w:rtl w:val="0"/>
              </w:rPr>
              <w:t xml:space="preserve">two ways in which</w:t>
            </w:r>
          </w:ins>
        </w:sdtContent>
      </w:sdt>
      <w:r w:rsidDel="00000000" w:rsidR="00000000" w:rsidRPr="00000000">
        <w:rPr>
          <w:rtl w:val="0"/>
        </w:rPr>
        <w:t xml:space="preserve"> AI can accelerate catalyst discovery</w:t>
      </w:r>
      <w:sdt>
        <w:sdtPr>
          <w:id w:val="-551782467"/>
          <w:tag w:val="goog_rdk_6"/>
        </w:sdtPr>
        <w:sdtContent>
          <w:del w:author="OpenAI Codex" w:id="3" w:date="2026-10-16T00:44:00Z">
            <w:r w:rsidDel="00000000" w:rsidR="00000000" w:rsidRPr="00000000">
              <w:rPr>
                <w:rtl w:val="0"/>
              </w:rPr>
              <w:delText xml:space="preserve"> through,</w:delText>
            </w:r>
          </w:del>
        </w:sdtContent>
      </w:sdt>
      <w:sdt>
        <w:sdtPr>
          <w:id w:val="1595097182"/>
          <w:tag w:val="goog_rdk_7"/>
        </w:sdtPr>
        <w:sdtContent>
          <w:ins w:author="OpenAI Codex" w:id="3" w:date="2026-10-16T00:44:00Z">
            <w:r w:rsidDel="00000000" w:rsidR="00000000" w:rsidRPr="00000000">
              <w:rPr>
                <w:rtl w:val="0"/>
              </w:rPr>
              <w:t xml:space="preserve">:</w:t>
            </w:r>
          </w:ins>
        </w:sdtContent>
      </w:sdt>
      <w:r w:rsidDel="00000000" w:rsidR="00000000" w:rsidRPr="00000000">
        <w:rPr>
          <w:rtl w:val="0"/>
        </w:rPr>
        <w:t xml:space="preserve"> first, ML-based screening</w:t>
      </w:r>
      <w:sdt>
        <w:sdtPr>
          <w:id w:val="1397437630"/>
          <w:tag w:val="goog_rdk_8"/>
        </w:sdtPr>
        <w:sdtContent>
          <w:del w:author="OpenAI Codex" w:id="4" w:date="2026-10-16T00:44:00Z">
            <w:r w:rsidDel="00000000" w:rsidR="00000000" w:rsidRPr="00000000">
              <w:rPr>
                <w:rtl w:val="0"/>
              </w:rPr>
              <w:delText xml:space="preserve"> and,</w:delText>
            </w:r>
          </w:del>
        </w:sdtContent>
      </w:sdt>
      <w:sdt>
        <w:sdtPr>
          <w:id w:val="1845554856"/>
          <w:tag w:val="goog_rdk_9"/>
        </w:sdtPr>
        <w:sdtContent>
          <w:ins w:author="OpenAI Codex" w:id="4" w:date="2026-10-16T00:44:00Z">
            <w:r w:rsidDel="00000000" w:rsidR="00000000" w:rsidRPr="00000000">
              <w:rPr>
                <w:rtl w:val="0"/>
              </w:rPr>
              <w:t xml:space="preserve">;</w:t>
            </w:r>
          </w:ins>
        </w:sdtContent>
      </w:sdt>
      <w:r w:rsidDel="00000000" w:rsidR="00000000" w:rsidRPr="00000000">
        <w:rPr>
          <w:rtl w:val="0"/>
        </w:rPr>
        <w:t xml:space="preserve"> second, LLM assisted scientific writing.</w:t>
      </w:r>
    </w:p>
    <w:p w:rsidR="00000000" w:rsidDel="00000000" w:rsidP="00000000" w:rsidRDefault="00000000" w:rsidRPr="00000000" w14:paraId="00000008">
      <w:pPr>
        <w:rPr/>
      </w:pPr>
      <w:r w:rsidDel="00000000" w:rsidR="00000000" w:rsidRPr="00000000">
        <w:rPr>
          <w:rtl w:val="0"/>
        </w:rPr>
        <w:t xml:space="preserve">Keywords: artificial intelligence; density functional theory; machine learning; large language models; oxygen reduction reaction; molecular dual-atom site catalysts.</w:t>
      </w:r>
    </w:p>
    <w:p w:rsidR="00000000" w:rsidDel="00000000" w:rsidP="00000000" w:rsidRDefault="00000000" w:rsidRPr="00000000" w14:paraId="00000009">
      <w:pPr>
        <w:rPr/>
      </w:pPr>
      <w:r w:rsidDel="00000000" w:rsidR="00000000" w:rsidRPr="00000000">
        <w:rPr>
          <w:rtl w:val="0"/>
        </w:rPr>
        <w:t xml:space="preserve">TOC figure (draft)</w:t>
      </w:r>
    </w:p>
    <w:p w:rsidR="00000000" w:rsidDel="00000000" w:rsidP="00000000" w:rsidRDefault="00000000" w:rsidRPr="00000000" w14:paraId="0000000A">
      <w:pPr>
        <w:rPr/>
      </w:pPr>
      <w:r w:rsidDel="00000000" w:rsidR="00000000" w:rsidRPr="00000000">
        <w:rPr/>
        <w:drawing>
          <wp:inline distB="114300" distT="114300" distL="114300" distR="114300">
            <wp:extent cx="6119820" cy="2451100"/>
            <wp:effectExtent b="0" l="0" r="0" t="0"/>
            <wp:docPr id="10809256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982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rPr/>
      </w:pPr>
      <w:r w:rsidDel="00000000" w:rsidR="00000000" w:rsidRPr="00000000">
        <w:rPr>
          <w:rtl w:val="0"/>
        </w:rPr>
        <w:t xml:space="preserve">Independent analyses place chemistry publication timelines at several months after submission. One journal sample reported an average interval of approximately nine months, while a study of chemistry articles published by </w:t>
      </w:r>
      <w:sdt>
        <w:sdtPr>
          <w:id w:val="-364421282"/>
          <w:tag w:val="goog_rdk_10"/>
        </w:sdtPr>
        <w:sdtContent>
          <w:del w:author="OpenAI Codex" w:id="5" w:date="2026-10-16T00:44:00Z">
            <w:r w:rsidDel="00000000" w:rsidR="00000000" w:rsidRPr="00000000">
              <w:rPr>
                <w:rtl w:val="0"/>
              </w:rPr>
              <w:delText xml:space="preserve">the Public Library of Science</w:delText>
            </w:r>
          </w:del>
        </w:sdtContent>
      </w:sdt>
      <w:sdt>
        <w:sdtPr>
          <w:id w:val="1337875591"/>
          <w:tag w:val="goog_rdk_11"/>
        </w:sdtPr>
        <w:sdtContent>
          <w:ins w:author="OpenAI Codex" w:id="5" w:date="2026-10-16T00:44:00Z">
            <w:r w:rsidDel="00000000" w:rsidR="00000000" w:rsidRPr="00000000">
              <w:rPr>
                <w:rtl w:val="0"/>
              </w:rPr>
              <w:t xml:space="preserve">PLOS</w:t>
            </w:r>
          </w:ins>
        </w:sdtContent>
      </w:sdt>
      <w:r w:rsidDel="00000000" w:rsidR="00000000" w:rsidRPr="00000000">
        <w:rPr>
          <w:rtl w:val="0"/>
        </w:rPr>
        <w:t xml:space="preserve"> reported a median submission to publication interval of 154 days [</w:t>
      </w:r>
      <w:hyperlink r:id="rId10">
        <w:r w:rsidDel="00000000" w:rsidR="00000000" w:rsidRPr="00000000">
          <w:rPr>
            <w:color w:val="0000ff"/>
            <w:u w:val="single"/>
            <w:rtl w:val="0"/>
          </w:rPr>
          <w:t xml:space="preserve">10.1016/j.joi.2013.09.001</w:t>
        </w:r>
      </w:hyperlink>
      <w:r w:rsidDel="00000000" w:rsidR="00000000" w:rsidRPr="00000000">
        <w:rPr>
          <w:rtl w:val="0"/>
        </w:rPr>
        <w:t xml:space="preserve">; </w:t>
      </w:r>
      <w:hyperlink r:id="rId11">
        <w:r w:rsidDel="00000000" w:rsidR="00000000" w:rsidRPr="00000000">
          <w:rPr>
            <w:color w:val="0000ff"/>
            <w:u w:val="single"/>
            <w:rtl w:val="0"/>
          </w:rPr>
          <w:t xml:space="preserve">10.1007/s11192-023-04640-6</w:t>
        </w:r>
      </w:hyperlink>
      <w:r w:rsidDel="00000000" w:rsidR="00000000" w:rsidRPr="00000000">
        <w:rPr>
          <w:rtl w:val="0"/>
        </w:rPr>
        <w:t xml:space="preserve">]. These measurements begin at submission and exclude preparation of the first manuscript and revisions after rejection. Manuscript preparation therefore adds time before the publication interval even begins.</w:t>
      </w:r>
    </w:p>
    <w:p w:rsidR="00000000" w:rsidDel="00000000" w:rsidP="00000000" w:rsidRDefault="00000000" w:rsidRPr="00000000" w14:paraId="0000000E">
      <w:pPr>
        <w:rPr/>
      </w:pPr>
      <w:r w:rsidDel="00000000" w:rsidR="00000000" w:rsidRPr="00000000">
        <w:rPr>
          <w:rtl w:val="0"/>
        </w:rPr>
        <w:t xml:space="preserve">Editors have argued that a coherent scientific story and carefully selected figures help readers understand a paper [</w:t>
      </w:r>
      <w:hyperlink r:id="rId12">
        <w:r w:rsidDel="00000000" w:rsidR="00000000" w:rsidRPr="00000000">
          <w:rPr>
            <w:color w:val="0000ff"/>
            <w:u w:val="single"/>
            <w:rtl w:val="0"/>
          </w:rPr>
          <w:t xml:space="preserve">10.1038/nphys724</w:t>
        </w:r>
      </w:hyperlink>
      <w:r w:rsidDel="00000000" w:rsidR="00000000" w:rsidRPr="00000000">
        <w:rPr>
          <w:rtl w:val="0"/>
        </w:rPr>
        <w:t xml:space="preserve">; </w:t>
      </w:r>
      <w:hyperlink r:id="rId13">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4">
        <w:r w:rsidDel="00000000" w:rsidR="00000000" w:rsidRPr="00000000">
          <w:rPr>
            <w:color w:val="0000ff"/>
            <w:u w:val="single"/>
            <w:rtl w:val="0"/>
          </w:rPr>
          <w:t xml:space="preserve">10.1021/acsenergylett.1c02401</w:t>
        </w:r>
      </w:hyperlink>
      <w:r w:rsidDel="00000000" w:rsidR="00000000" w:rsidRPr="00000000">
        <w:rPr>
          <w:rtl w:val="0"/>
        </w:rPr>
        <w:t xml:space="preserve">; </w:t>
      </w:r>
      <w:hyperlink r:id="rId15">
        <w:r w:rsidDel="00000000" w:rsidR="00000000" w:rsidRPr="00000000">
          <w:rPr>
            <w:color w:val="0000ff"/>
            <w:u w:val="single"/>
            <w:rtl w:val="0"/>
          </w:rPr>
          <w:t xml:space="preserve">10.1038/s41551-018-0202-5</w:t>
        </w:r>
      </w:hyperlink>
      <w:r w:rsidDel="00000000" w:rsidR="00000000" w:rsidRPr="00000000">
        <w:rPr>
          <w:rtl w:val="0"/>
        </w:rPr>
        <w:t xml:space="preserve">]. Clear writing supports research, but writing skill alone does not establish scientific value. Our thesis is direct</w:t>
      </w:r>
      <w:sdt>
        <w:sdtPr>
          <w:id w:val="-878836026"/>
          <w:tag w:val="goog_rdk_12"/>
        </w:sdtPr>
        <w:sdtContent>
          <w:del w:author="OpenAI Codex" w:id="6" w:date="2026-10-16T00:44:00Z">
            <w:r w:rsidDel="00000000" w:rsidR="00000000" w:rsidRPr="00000000">
              <w:rPr>
                <w:rtl w:val="0"/>
              </w:rPr>
              <w:delText xml:space="preserve"> –</w:delText>
            </w:r>
          </w:del>
        </w:sdtContent>
      </w:sdt>
      <w:sdt>
        <w:sdtPr>
          <w:id w:val="1499237307"/>
          <w:tag w:val="goog_rdk_13"/>
        </w:sdtPr>
        <w:sdtContent>
          <w:ins w:author="OpenAI Codex" w:id="6" w:date="2026-10-16T00:44:00Z">
            <w:r w:rsidDel="00000000" w:rsidR="00000000" w:rsidRPr="00000000">
              <w:rPr>
                <w:rtl w:val="0"/>
              </w:rPr>
              <w:t xml:space="preserve">:</w:t>
            </w:r>
          </w:ins>
        </w:sdtContent>
      </w:sdt>
      <w:r w:rsidDel="00000000" w:rsidR="00000000" w:rsidRPr="00000000">
        <w:rPr>
          <w:rtl w:val="0"/>
        </w:rPr>
        <w:t xml:space="preserve"> the story must follow the data</w:t>
      </w:r>
      <w:sdt>
        <w:sdtPr>
          <w:id w:val="-678047443"/>
          <w:tag w:val="goog_rdk_14"/>
        </w:sdtPr>
        <w:sdtContent>
          <w:ins w:author="OpenAI Codex" w:id="7" w:date="2026-10-16T00:44:00Z">
            <w:r w:rsidDel="00000000" w:rsidR="00000000" w:rsidRPr="00000000">
              <w:rPr>
                <w:rtl w:val="0"/>
              </w:rPr>
              <w:t xml:space="preserve">.</w:t>
            </w:r>
          </w:ins>
        </w:sdtContent>
      </w:sdt>
      <w:r w:rsidDel="00000000" w:rsidR="00000000" w:rsidRPr="00000000">
        <w:rPr>
          <w:rtl w:val="0"/>
        </w:rPr>
        <w:t xml:space="preserve"> </w:t>
      </w:r>
      <w:sdt>
        <w:sdtPr>
          <w:id w:val="1821255268"/>
          <w:tag w:val="goog_rdk_15"/>
        </w:sdtPr>
        <w:sdtContent>
          <w:del w:author="OpenAI Codex" w:id="8" w:date="2026-10-16T00:44:00Z">
            <w:r w:rsidDel="00000000" w:rsidR="00000000" w:rsidRPr="00000000">
              <w:rPr>
                <w:rtl w:val="0"/>
              </w:rPr>
              <w:delText xml:space="preserve">– researchers</w:delText>
            </w:r>
          </w:del>
        </w:sdtContent>
      </w:sdt>
      <w:sdt>
        <w:sdtPr>
          <w:id w:val="-474507454"/>
          <w:tag w:val="goog_rdk_16"/>
        </w:sdtPr>
        <w:sdtContent>
          <w:ins w:author="OpenAI Codex" w:id="8" w:date="2026-10-16T00:44:00Z">
            <w:r w:rsidDel="00000000" w:rsidR="00000000" w:rsidRPr="00000000">
              <w:rPr>
                <w:rtl w:val="0"/>
              </w:rPr>
              <w:t xml:space="preserve">We</w:t>
            </w:r>
          </w:ins>
        </w:sdtContent>
      </w:sdt>
      <w:r w:rsidDel="00000000" w:rsidR="00000000" w:rsidRPr="00000000">
        <w:rPr>
          <w:rtl w:val="0"/>
        </w:rPr>
        <w:t xml:space="preserve"> can delegate article writing to a guided LLM when </w:t>
      </w:r>
      <w:sdt>
        <w:sdtPr>
          <w:id w:val="322780565"/>
          <w:tag w:val="goog_rdk_17"/>
        </w:sdtPr>
        <w:sdtContent>
          <w:del w:author="OpenAI Codex" w:id="9" w:date="2026-10-16T00:44:00Z">
            <w:r w:rsidDel="00000000" w:rsidR="00000000" w:rsidRPr="00000000">
              <w:rPr>
                <w:rtl w:val="0"/>
              </w:rPr>
              <w:delText xml:space="preserve">data, like from </w:delText>
            </w:r>
          </w:del>
        </w:sdtContent>
      </w:sdt>
      <w:r w:rsidDel="00000000" w:rsidR="00000000" w:rsidRPr="00000000">
        <w:rPr>
          <w:rtl w:val="0"/>
        </w:rPr>
        <w:t xml:space="preserve">DFT calculations</w:t>
      </w:r>
      <w:sdt>
        <w:sdtPr>
          <w:id w:val="-233362535"/>
          <w:tag w:val="goog_rdk_18"/>
        </w:sdtPr>
        <w:sdtContent>
          <w:del w:author="OpenAI Codex" w:id="10" w:date="2026-10-16T00:44:00Z">
            <w:r w:rsidDel="00000000" w:rsidR="00000000" w:rsidRPr="00000000">
              <w:rPr>
                <w:rtl w:val="0"/>
              </w:rPr>
              <w:delText xml:space="preserve"> and</w:delText>
            </w:r>
          </w:del>
        </w:sdtContent>
      </w:sdt>
      <w:sdt>
        <w:sdtPr>
          <w:id w:val="-1917998518"/>
          <w:tag w:val="goog_rdk_19"/>
        </w:sdtPr>
        <w:sdtContent>
          <w:ins w:author="OpenAI Codex" w:id="10" w:date="2026-10-16T00:44:00Z">
            <w:r w:rsidDel="00000000" w:rsidR="00000000" w:rsidRPr="00000000">
              <w:rPr>
                <w:rtl w:val="0"/>
              </w:rPr>
              <w:t xml:space="preserve">,</w:t>
            </w:r>
          </w:ins>
        </w:sdtContent>
      </w:sdt>
      <w:r w:rsidDel="00000000" w:rsidR="00000000" w:rsidRPr="00000000">
        <w:rPr>
          <w:rtl w:val="0"/>
        </w:rPr>
        <w:t xml:space="preserve"> ML predictions,</w:t>
      </w:r>
      <w:sdt>
        <w:sdtPr>
          <w:id w:val="-1161113143"/>
          <w:tag w:val="goog_rdk_20"/>
        </w:sdtPr>
        <w:sdtContent>
          <w:ins w:author="OpenAI Codex" w:id="11" w:date="2026-10-16T00:44:00Z">
            <w:r w:rsidDel="00000000" w:rsidR="00000000" w:rsidRPr="00000000">
              <w:rPr>
                <w:rtl w:val="0"/>
              </w:rPr>
              <w:t xml:space="preserve"> and reusable data</w:t>
            </w:r>
          </w:ins>
        </w:sdtContent>
      </w:sdt>
      <w:r w:rsidDel="00000000" w:rsidR="00000000" w:rsidRPr="00000000">
        <w:rPr>
          <w:rtl w:val="0"/>
        </w:rPr>
        <w:t xml:space="preserve"> support every claim.</w:t>
      </w:r>
      <w:sdt>
        <w:sdtPr>
          <w:id w:val="-2136458215"/>
          <w:tag w:val="goog_rdk_21"/>
        </w:sdtPr>
        <w:sdtContent>
          <w:del w:author="OpenAI Codex" w:id="12" w:date="2026-10-16T00:44:00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Scientific writing is taught to early career researchers</w:t>
      </w:r>
      <w:sdt>
        <w:sdtPr>
          <w:id w:val="149170960"/>
          <w:tag w:val="goog_rdk_22"/>
        </w:sdtPr>
        <w:sdtContent>
          <w:ins w:author="Vladislav Ivaništšev" w:id="13" w:date="2026-10-16T02:59:16Z">
            <w:r w:rsidDel="00000000" w:rsidR="00000000" w:rsidRPr="00000000">
              <w:rPr>
                <w:rtl w:val="0"/>
              </w:rPr>
              <w:t xml:space="preserve"> in a way accounting that</w:t>
            </w:r>
          </w:ins>
        </w:sdtContent>
      </w:sdt>
      <w:sdt>
        <w:sdtPr>
          <w:id w:val="172561088"/>
          <w:tag w:val="goog_rdk_23"/>
        </w:sdtPr>
        <w:sdtContent>
          <w:del w:author="Vladislav Ivaništšev" w:id="13" w:date="2026-10-16T02:59:16Z">
            <w:r w:rsidDel="00000000" w:rsidR="00000000" w:rsidRPr="00000000">
              <w:rPr>
                <w:rtl w:val="0"/>
              </w:rPr>
              <w:delText xml:space="preserve"> because </w:delText>
            </w:r>
          </w:del>
        </w:sdtContent>
      </w:sdt>
      <w:r w:rsidDel="00000000" w:rsidR="00000000" w:rsidRPr="00000000">
        <w:rPr>
          <w:rtl w:val="0"/>
        </w:rPr>
        <w:t xml:space="preserve">a research article follows conventions that can be learned. An article on scientific writing in Hydrology and Earth System Sciences </w:t>
      </w:r>
      <w:hyperlink r:id="rId16">
        <w:r w:rsidDel="00000000" w:rsidR="00000000" w:rsidRPr="00000000">
          <w:rPr>
            <w:color w:val="0000ff"/>
            <w:u w:val="single"/>
            <w:rtl w:val="0"/>
          </w:rPr>
          <w:t xml:space="preserve">[10.5194/hess-20-2965-2016]</w:t>
        </w:r>
      </w:hyperlink>
      <w:r w:rsidDel="00000000" w:rsidR="00000000" w:rsidRPr="00000000">
        <w:rPr>
          <w:rtl w:val="0"/>
        </w:rPr>
        <w:t xml:space="preserve">, a university lesson </w:t>
      </w:r>
      <w:hyperlink r:id="rId17">
        <w:r w:rsidDel="00000000" w:rsidR="00000000" w:rsidRPr="00000000">
          <w:rPr>
            <w:color w:val="0000ff"/>
            <w:u w:val="single"/>
            <w:rtl w:val="0"/>
          </w:rPr>
          <w:t xml:space="preserve">[University lesson]</w:t>
        </w:r>
      </w:hyperlink>
      <w:r w:rsidDel="00000000" w:rsidR="00000000" w:rsidRPr="00000000">
        <w:rPr>
          <w:rtl w:val="0"/>
        </w:rPr>
        <w:t xml:space="preserve">, and a scientific writing course </w:t>
      </w:r>
      <w:hyperlink r:id="rId18">
        <w:r w:rsidDel="00000000" w:rsidR="00000000" w:rsidRPr="00000000">
          <w:rPr>
            <w:color w:val="0000ff"/>
            <w:u w:val="single"/>
            <w:rtl w:val="0"/>
          </w:rPr>
          <w:t xml:space="preserve">[Coursera Scientific Writing]</w:t>
        </w:r>
      </w:hyperlink>
      <w:r w:rsidDel="00000000" w:rsidR="00000000" w:rsidRPr="00000000">
        <w:rPr>
          <w:rtl w:val="0"/>
        </w:rPr>
        <w:t xml:space="preserve"> illustrate that </w:t>
      </w:r>
      <w:sdt>
        <w:sdtPr>
          <w:id w:val="-400189284"/>
          <w:tag w:val="goog_rdk_24"/>
        </w:sdtPr>
        <w:sdtContent>
          <w:ins w:author="Vladislav Ivaništšev" w:id="14" w:date="2026-10-16T02:59:16Z">
            <w:r w:rsidDel="00000000" w:rsidR="00000000" w:rsidRPr="00000000">
              <w:rPr>
                <w:rtl w:val="0"/>
              </w:rPr>
              <w:t xml:space="preserve">such conventions</w:t>
            </w:r>
          </w:ins>
        </w:sdtContent>
      </w:sdt>
      <w:sdt>
        <w:sdtPr>
          <w:id w:val="-389165520"/>
          <w:tag w:val="goog_rdk_25"/>
        </w:sdtPr>
        <w:sdtContent>
          <w:del w:author="Vladislav Ivaništšev" w:id="14" w:date="2026-10-16T02:59:16Z">
            <w:r w:rsidDel="00000000" w:rsidR="00000000" w:rsidRPr="00000000">
              <w:rPr>
                <w:rtl w:val="0"/>
              </w:rPr>
              <w:delText xml:space="preserve">writing</w:delText>
            </w:r>
          </w:del>
        </w:sdtContent>
      </w:sdt>
      <w:r w:rsidDel="00000000" w:rsidR="00000000" w:rsidRPr="00000000">
        <w:rPr>
          <w:rtl w:val="0"/>
        </w:rPr>
        <w:t xml:space="preserve"> can be taught explicitly. We used this teachability as our starting point: we guided the LLM through the accepted structure of a research paper and required each sentence to follow our analysis. Coherent storytelling does help readers understand a result</w:t>
      </w:r>
      <w:sdt>
        <w:sdtPr>
          <w:id w:val="182148554"/>
          <w:tag w:val="goog_rdk_26"/>
        </w:sdtPr>
        <w:sdtContent>
          <w:del w:author="OpenAI Codex" w:id="15" w:date="2026-10-16T00:44:00Z">
            <w:r w:rsidDel="00000000" w:rsidR="00000000" w:rsidRPr="00000000">
              <w:rPr>
                <w:rtl w:val="0"/>
              </w:rPr>
              <w:delText xml:space="preserve">,</w:delText>
            </w:r>
          </w:del>
        </w:sdtContent>
      </w:sdt>
      <w:sdt>
        <w:sdtPr>
          <w:id w:val="-1520013396"/>
          <w:tag w:val="goog_rdk_27"/>
        </w:sdtPr>
        <w:sdtContent>
          <w:ins w:author="OpenAI Codex" w:id="15" w:date="2026-10-16T00:44:00Z">
            <w:r w:rsidDel="00000000" w:rsidR="00000000" w:rsidRPr="00000000">
              <w:rPr>
                <w:rtl w:val="0"/>
              </w:rPr>
              <w:t xml:space="preserve">;</w:t>
            </w:r>
          </w:ins>
        </w:sdtContent>
      </w:sdt>
      <w:r w:rsidDel="00000000" w:rsidR="00000000" w:rsidRPr="00000000">
        <w:rPr>
          <w:rtl w:val="0"/>
        </w:rPr>
        <w:t xml:space="preserve"> however</w:t>
      </w:r>
      <w:sdt>
        <w:sdtPr>
          <w:id w:val="1206910865"/>
          <w:tag w:val="goog_rdk_28"/>
        </w:sdtPr>
        <w:sdtContent>
          <w:ins w:author="OpenAI Codex" w:id="16" w:date="2026-10-16T00:44:00Z">
            <w:r w:rsidDel="00000000" w:rsidR="00000000" w:rsidRPr="00000000">
              <w:rPr>
                <w:rtl w:val="0"/>
              </w:rPr>
              <w:t xml:space="preserve">,</w:t>
            </w:r>
          </w:ins>
        </w:sdtContent>
      </w:sdt>
      <w:r w:rsidDel="00000000" w:rsidR="00000000" w:rsidRPr="00000000">
        <w:rPr>
          <w:rtl w:val="0"/>
        </w:rPr>
        <w:t xml:space="preserve"> the scientific methods and reusable data establish what that result means.</w:t>
      </w:r>
      <w:sdt>
        <w:sdtPr>
          <w:id w:val="399907474"/>
          <w:tag w:val="goog_rdk_29"/>
        </w:sdtPr>
        <w:sdtContent>
          <w:del w:author="OpenAI Codex" w:id="17" w:date="2026-10-16T00:44:00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Catalyst databases can support analyses that their creators did not anticipate. Researchers can combine datasets, re-evaluate data points, and test new interpretations [</w:t>
      </w:r>
      <w:hyperlink r:id="rId19">
        <w:r w:rsidDel="00000000" w:rsidR="00000000" w:rsidRPr="00000000">
          <w:rPr>
            <w:color w:val="0000ff"/>
            <w:u w:val="single"/>
            <w:rtl w:val="0"/>
          </w:rPr>
          <w:t xml:space="preserve">10.1038/sdata.2016.18</w:t>
        </w:r>
      </w:hyperlink>
      <w:r w:rsidDel="00000000" w:rsidR="00000000" w:rsidRPr="00000000">
        <w:rPr>
          <w:rtl w:val="0"/>
        </w:rPr>
        <w:t xml:space="preserve">]. A database preserves molecular structures and calculated values; each article presents specific analyses of those data. Reusable databases let researchers test further questions against the same scientific results.</w:t>
      </w:r>
    </w:p>
    <w:p w:rsidR="00000000" w:rsidDel="00000000" w:rsidP="00000000" w:rsidRDefault="00000000" w:rsidRPr="00000000" w14:paraId="00000011">
      <w:pPr>
        <w:rPr/>
      </w:pPr>
      <w:r w:rsidDel="00000000" w:rsidR="00000000" w:rsidRPr="00000000">
        <w:rPr>
          <w:rtl w:val="0"/>
        </w:rPr>
        <w:t xml:space="preserve">Vocabulary analyses of published abstracts have documented changes associated with LLM assisted writing [</w:t>
      </w:r>
      <w:hyperlink r:id="rId20">
        <w:r w:rsidDel="00000000" w:rsidR="00000000" w:rsidRPr="00000000">
          <w:rPr>
            <w:color w:val="0000ff"/>
            <w:u w:val="single"/>
            <w:rtl w:val="0"/>
          </w:rPr>
          <w:t xml:space="preserve">10.1126/sciadv.adt3813</w:t>
        </w:r>
      </w:hyperlink>
      <w:r w:rsidDel="00000000" w:rsidR="00000000" w:rsidRPr="00000000">
        <w:rPr>
          <w:rtl w:val="0"/>
        </w:rPr>
        <w:t xml:space="preserve">]. Editorials also warn that story driven selection can hide conflicting observations [</w:t>
      </w:r>
      <w:hyperlink r:id="rId21">
        <w:r w:rsidDel="00000000" w:rsidR="00000000" w:rsidRPr="00000000">
          <w:rPr>
            <w:color w:val="0000ff"/>
            <w:u w:val="single"/>
            <w:rtl w:val="0"/>
          </w:rPr>
          <w:t xml:space="preserve">10.1038/nmeth.2726</w:t>
        </w:r>
      </w:hyperlink>
      <w:r w:rsidDel="00000000" w:rsidR="00000000" w:rsidRPr="00000000">
        <w:rPr>
          <w:rtl w:val="0"/>
        </w:rPr>
        <w:t xml:space="preserve">]. Ifargan </w:t>
      </w:r>
      <w:sdt>
        <w:sdtPr>
          <w:id w:val="2093459777"/>
          <w:tag w:val="goog_rdk_30"/>
        </w:sdtPr>
        <w:sdtContent>
          <w:del w:author="OpenAI Codex" w:id="18" w:date="2026-10-16T00:44:00Z">
            <w:r w:rsidDel="00000000" w:rsidR="00000000" w:rsidRPr="00000000">
              <w:rPr>
                <w:rtl w:val="0"/>
              </w:rPr>
              <w:delText xml:space="preserve">and</w:delText>
            </w:r>
          </w:del>
        </w:sdtContent>
      </w:sdt>
      <w:sdt>
        <w:sdtPr>
          <w:id w:val="887033645"/>
          <w:tag w:val="goog_rdk_31"/>
        </w:sdtPr>
        <w:sdtContent>
          <w:ins w:author="OpenAI Codex" w:id="18" w:date="2026-10-16T00:44:00Z">
            <w:r w:rsidDel="00000000" w:rsidR="00000000" w:rsidRPr="00000000">
              <w:rPr>
                <w:rtl w:val="0"/>
              </w:rPr>
              <w:t xml:space="preserve">et</w:t>
            </w:r>
          </w:ins>
        </w:sdtContent>
      </w:sdt>
      <w:r w:rsidDel="00000000" w:rsidR="00000000" w:rsidRPr="00000000">
        <w:rPr>
          <w:rtl w:val="0"/>
        </w:rPr>
        <w:t xml:space="preserve"> </w:t>
      </w:r>
      <w:sdt>
        <w:sdtPr>
          <w:id w:val="1692834392"/>
          <w:tag w:val="goog_rdk_32"/>
        </w:sdtPr>
        <w:sdtContent>
          <w:del w:author="OpenAI Codex" w:id="19" w:date="2026-10-16T00:44:00Z">
            <w:r w:rsidDel="00000000" w:rsidR="00000000" w:rsidRPr="00000000">
              <w:rPr>
                <w:rtl w:val="0"/>
              </w:rPr>
              <w:delText xml:space="preserve">colleagues</w:delText>
            </w:r>
          </w:del>
        </w:sdtContent>
      </w:sdt>
      <w:sdt>
        <w:sdtPr>
          <w:id w:val="-1287157382"/>
          <w:tag w:val="goog_rdk_33"/>
        </w:sdtPr>
        <w:sdtContent>
          <w:ins w:author="OpenAI Codex" w:id="19" w:date="2026-10-16T00:44:00Z">
            <w:r w:rsidDel="00000000" w:rsidR="00000000" w:rsidRPr="00000000">
              <w:rPr>
                <w:rtl w:val="0"/>
              </w:rPr>
              <w:t xml:space="preserve">al.</w:t>
            </w:r>
          </w:ins>
        </w:sdtContent>
      </w:sdt>
      <w:r w:rsidDel="00000000" w:rsidR="00000000" w:rsidRPr="00000000">
        <w:rPr>
          <w:rtl w:val="0"/>
        </w:rPr>
        <w:t xml:space="preserve"> showed that interacting LLM agents can prepare human verifiable papers from annotated data [</w:t>
      </w:r>
      <w:hyperlink r:id="rId22">
        <w:r w:rsidDel="00000000" w:rsidR="00000000" w:rsidRPr="00000000">
          <w:rPr>
            <w:color w:val="0000ff"/>
            <w:u w:val="single"/>
            <w:rtl w:val="0"/>
          </w:rPr>
          <w:t xml:space="preserve">10.1056/aioa2400555</w:t>
        </w:r>
      </w:hyperlink>
      <w:r w:rsidDel="00000000" w:rsidR="00000000" w:rsidRPr="00000000">
        <w:rPr>
          <w:rtl w:val="0"/>
        </w:rPr>
        <w:t xml:space="preserve">]. We build on this work by supplying the LLM with verified DFT calculations, ML predictions, three databases, literature, figures, and project instructions.</w:t>
      </w:r>
    </w:p>
    <w:p w:rsidR="00000000" w:rsidDel="00000000" w:rsidP="00000000" w:rsidRDefault="00000000" w:rsidRPr="00000000" w14:paraId="00000012">
      <w:pPr>
        <w:rPr/>
      </w:pPr>
      <w:r w:rsidDel="00000000" w:rsidR="00000000" w:rsidRPr="00000000">
        <w:rPr>
          <w:rtl w:val="0"/>
        </w:rPr>
        <w:t xml:space="preserve">Figure 1 follows manuscript preparation from research data and ideas through planning, drafting, revision, publication, and sharing. We used the LLM </w:t>
      </w:r>
      <w:sdt>
        <w:sdtPr>
          <w:id w:val="1193467473"/>
          <w:tag w:val="goog_rdk_34"/>
        </w:sdtPr>
        <w:sdtContent>
          <w:del w:author="OpenAI Codex" w:id="20" w:date="2026-10-16T00:44:00Z">
            <w:r w:rsidDel="00000000" w:rsidR="00000000" w:rsidRPr="00000000">
              <w:rPr>
                <w:rtl w:val="0"/>
              </w:rPr>
              <w:delText xml:space="preserve">at every step </w:delText>
            </w:r>
          </w:del>
        </w:sdtContent>
      </w:sdt>
      <w:r w:rsidDel="00000000" w:rsidR="00000000" w:rsidRPr="00000000">
        <w:rPr>
          <w:rtl w:val="0"/>
        </w:rPr>
        <w:t xml:space="preserve">to develop the </w:t>
      </w:r>
      <w:sdt>
        <w:sdtPr>
          <w:id w:val="1341875806"/>
          <w:tag w:val="goog_rdk_35"/>
        </w:sdtPr>
        <w:sdtContent>
          <w:del w:author="OpenAI Codex" w:id="21" w:date="2026-10-16T00:44:00Z">
            <w:r w:rsidDel="00000000" w:rsidR="00000000" w:rsidRPr="00000000">
              <w:rPr>
                <w:rtl w:val="0"/>
              </w:rPr>
              <w:delText xml:space="preserve">python</w:delText>
            </w:r>
          </w:del>
        </w:sdtContent>
      </w:sdt>
      <w:sdt>
        <w:sdtPr>
          <w:id w:val="1566693259"/>
          <w:tag w:val="goog_rdk_36"/>
        </w:sdtPr>
        <w:sdtContent>
          <w:ins w:author="OpenAI Codex" w:id="21" w:date="2026-10-16T00:44:00Z">
            <w:r w:rsidDel="00000000" w:rsidR="00000000" w:rsidRPr="00000000">
              <w:rPr>
                <w:rtl w:val="0"/>
              </w:rPr>
              <w:t xml:space="preserve">Python</w:t>
            </w:r>
          </w:ins>
        </w:sdtContent>
      </w:sdt>
      <w:r w:rsidDel="00000000" w:rsidR="00000000" w:rsidRPr="00000000">
        <w:rPr>
          <w:rtl w:val="0"/>
        </w:rPr>
        <w:t xml:space="preserve"> scripts </w:t>
      </w:r>
      <w:sdt>
        <w:sdtPr>
          <w:id w:val="598258442"/>
          <w:tag w:val="goog_rdk_37"/>
        </w:sdtPr>
        <w:sdtContent>
          <w:del w:author="OpenAI Codex" w:id="22" w:date="2026-10-16T00:44:00Z">
            <w:r w:rsidDel="00000000" w:rsidR="00000000" w:rsidRPr="00000000">
              <w:rPr>
                <w:rtl w:val="0"/>
              </w:rPr>
              <w:delText xml:space="preserve">used</w:delText>
            </w:r>
          </w:del>
        </w:sdtContent>
      </w:sdt>
      <w:r w:rsidDel="00000000" w:rsidR="00000000" w:rsidRPr="00000000">
        <w:rPr>
          <w:rtl w:val="0"/>
        </w:rPr>
        <w:t xml:space="preserve"> to</w:t>
      </w:r>
      <w:sdt>
        <w:sdtPr>
          <w:id w:val="216423667"/>
          <w:tag w:val="goog_rdk_38"/>
        </w:sdtPr>
        <w:sdtContent>
          <w:del w:author="OpenAI Codex" w:id="23" w:date="2026-10-16T00:44:00Z">
            <w:r w:rsidDel="00000000" w:rsidR="00000000" w:rsidRPr="00000000">
              <w:rPr>
                <w:rtl w:val="0"/>
              </w:rPr>
              <w:delText xml:space="preserve"> make it and</w:delText>
            </w:r>
          </w:del>
        </w:sdtContent>
      </w:sdt>
      <w:r w:rsidDel="00000000" w:rsidR="00000000" w:rsidRPr="00000000">
        <w:rPr>
          <w:rtl w:val="0"/>
        </w:rPr>
        <w:t xml:space="preserve"> check the article</w:t>
      </w:r>
      <w:sdt>
        <w:sdtPr>
          <w:id w:val="-1049392629"/>
          <w:tag w:val="goog_rdk_39"/>
        </w:sdtPr>
        <w:sdtContent>
          <w:ins w:author="OpenAI Codex" w:id="24" w:date="2026-10-16T00:44:00Z">
            <w:r w:rsidDel="00000000" w:rsidR="00000000" w:rsidRPr="00000000">
              <w:rPr>
                <w:rtl w:val="0"/>
              </w:rPr>
              <w:t xml:space="preserve">,</w:t>
            </w:r>
          </w:ins>
        </w:sdtContent>
      </w:sdt>
      <w:r w:rsidDel="00000000" w:rsidR="00000000" w:rsidRPr="00000000">
        <w:rPr>
          <w:rtl w:val="0"/>
        </w:rPr>
        <w:t xml:space="preserve"> while we guided the scientific </w:t>
      </w:r>
      <w:sdt>
        <w:sdtPr>
          <w:id w:val="-633573701"/>
          <w:tag w:val="goog_rdk_40"/>
        </w:sdtPr>
        <w:sdtContent>
          <w:del w:author="OpenAI Codex" w:id="25" w:date="2026-10-16T00:44:00Z">
            <w:r w:rsidDel="00000000" w:rsidR="00000000" w:rsidRPr="00000000">
              <w:rPr>
                <w:rtl w:val="0"/>
              </w:rPr>
              <w:delText xml:space="preserve">argument</w:delText>
            </w:r>
          </w:del>
        </w:sdtContent>
      </w:sdt>
      <w:sdt>
        <w:sdtPr>
          <w:id w:val="-1992301941"/>
          <w:tag w:val="goog_rdk_41"/>
        </w:sdtPr>
        <w:sdtContent>
          <w:ins w:author="OpenAI Codex" w:id="25" w:date="2026-10-16T00:44:00Z">
            <w:r w:rsidDel="00000000" w:rsidR="00000000" w:rsidRPr="00000000">
              <w:rPr>
                <w:rtl w:val="0"/>
              </w:rPr>
              <w:t xml:space="preserve">thesis</w:t>
            </w:r>
          </w:ins>
        </w:sdtContent>
      </w:sdt>
      <w:r w:rsidDel="00000000" w:rsidR="00000000" w:rsidRPr="00000000">
        <w:rPr>
          <w:rtl w:val="0"/>
        </w:rPr>
        <w:t xml:space="preserve"> and verified its content.</w:t>
      </w:r>
    </w:p>
    <w:p w:rsidR="00000000" w:rsidDel="00000000" w:rsidP="00000000" w:rsidRDefault="00000000" w:rsidRPr="00000000" w14:paraId="00000013">
      <w:pPr>
        <w:rPr/>
      </w:pPr>
      <w:r w:rsidDel="00000000" w:rsidR="00000000" w:rsidRPr="00000000">
        <w:rPr/>
        <w:drawing>
          <wp:inline distB="0" distT="0" distL="0" distR="0">
            <wp:extent cx="6120130" cy="2546350"/>
            <wp:effectExtent b="0" l="0" r="0" t="0"/>
            <wp:docPr id="108092565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12013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b w:val="1"/>
          <w:bCs w:val="1"/>
          <w:rtl w:val="0"/>
        </w:rPr>
        <w:t xml:space="preserve">Figure 1.</w:t>
      </w:r>
      <w:r w:rsidDel="00000000" w:rsidR="00000000" w:rsidRPr="00000000">
        <w:rPr>
          <w:rFonts w:ascii="Arial" w:cs="Arial" w:eastAsia="Arial" w:hAnsi="Arial"/>
          <w:rtl w:val="0"/>
        </w:rPr>
        <w:t xml:space="preserve"> Seven stages of scientific writing, adapted from the authors’ lecture slide: brainstorm, structure, draft, revise, polish, publish, and share. The surrounding annotations identify the inputs and decisions at each stage. The LLM contributed to every stage </w:t>
      </w:r>
      <w:sdt>
        <w:sdtPr>
          <w:id w:val="958122446"/>
          <w:tag w:val="goog_rdk_42"/>
        </w:sdtPr>
        <w:sdtContent>
          <w:del w:author="OpenAI Codex" w:id="26" w:date="2026-10-16T00:44:00Z">
            <w:r w:rsidDel="00000000" w:rsidR="00000000" w:rsidRPr="00000000">
              <w:rPr>
                <w:rFonts w:ascii="Arial" w:cs="Arial" w:eastAsia="Arial" w:hAnsi="Arial"/>
                <w:rtl w:val="0"/>
              </w:rPr>
              <w:delText xml:space="preserve">following</w:delText>
            </w:r>
          </w:del>
        </w:sdtContent>
      </w:sdt>
      <w:sdt>
        <w:sdtPr>
          <w:id w:val="1859532590"/>
          <w:tag w:val="goog_rdk_43"/>
        </w:sdtPr>
        <w:sdtContent>
          <w:ins w:author="OpenAI Codex" w:id="26" w:date="2026-10-16T00:44:00Z">
            <w:r w:rsidDel="00000000" w:rsidR="00000000" w:rsidRPr="00000000">
              <w:rPr>
                <w:rFonts w:ascii="Arial" w:cs="Arial" w:eastAsia="Arial" w:hAnsi="Arial"/>
                <w:rtl w:val="0"/>
              </w:rPr>
              <w:t xml:space="preserve">under</w:t>
            </w:r>
          </w:ins>
        </w:sdtContent>
      </w:sdt>
      <w:r w:rsidDel="00000000" w:rsidR="00000000" w:rsidRPr="00000000">
        <w:rPr>
          <w:rFonts w:ascii="Arial" w:cs="Arial" w:eastAsia="Arial" w:hAnsi="Arial"/>
          <w:rtl w:val="0"/>
        </w:rPr>
        <w:t xml:space="preserve"> </w:t>
      </w:r>
      <w:sdt>
        <w:sdtPr>
          <w:id w:val="778754694"/>
          <w:tag w:val="goog_rdk_44"/>
        </w:sdtPr>
        <w:sdtContent>
          <w:del w:author="OpenAI Codex" w:id="27" w:date="2026-10-16T00:44:00Z">
            <w:r w:rsidDel="00000000" w:rsidR="00000000" w:rsidRPr="00000000">
              <w:rPr>
                <w:rFonts w:ascii="Arial" w:cs="Arial" w:eastAsia="Arial" w:hAnsi="Arial"/>
                <w:rtl w:val="0"/>
              </w:rPr>
              <w:delText xml:space="preserve">given</w:delText>
            </w:r>
          </w:del>
        </w:sdtContent>
      </w:sdt>
      <w:sdt>
        <w:sdtPr>
          <w:id w:val="1276257410"/>
          <w:tag w:val="goog_rdk_45"/>
        </w:sdtPr>
        <w:sdtContent>
          <w:ins w:author="OpenAI Codex" w:id="27" w:date="2026-10-16T00:44:00Z">
            <w:r w:rsidDel="00000000" w:rsidR="00000000" w:rsidRPr="00000000">
              <w:rPr>
                <w:rFonts w:ascii="Arial" w:cs="Arial" w:eastAsia="Arial" w:hAnsi="Arial"/>
                <w:rtl w:val="0"/>
              </w:rPr>
              <w:t xml:space="preserve">the general</w:t>
            </w:r>
          </w:ins>
        </w:sdtContent>
      </w:sdt>
      <w:r w:rsidDel="00000000" w:rsidR="00000000" w:rsidRPr="00000000">
        <w:rPr>
          <w:rFonts w:ascii="Arial" w:cs="Arial" w:eastAsia="Arial" w:hAnsi="Arial"/>
          <w:rtl w:val="0"/>
        </w:rPr>
        <w:t xml:space="preserve"> guidelines in</w:t>
      </w:r>
      <w:sdt>
        <w:sdtPr>
          <w:id w:val="891277958"/>
          <w:tag w:val="goog_rdk_46"/>
        </w:sdtPr>
        <w:sdtContent>
          <w:ins w:author="OpenAI Codex" w:id="28" w:date="2026-10-16T00:44:00Z">
            <w:r w:rsidDel="00000000" w:rsidR="00000000" w:rsidRPr="00000000">
              <w:rPr>
                <w:rFonts w:ascii="Arial" w:cs="Arial" w:eastAsia="Arial" w:hAnsi="Arial"/>
                <w:rtl w:val="0"/>
              </w:rPr>
              <w:t xml:space="preserve"> the</w:t>
            </w:r>
          </w:ins>
        </w:sdtContent>
      </w:sdt>
      <w:r w:rsidDel="00000000" w:rsidR="00000000" w:rsidRPr="00000000">
        <w:rPr>
          <w:rFonts w:ascii="Arial" w:cs="Arial" w:eastAsia="Arial" w:hAnsi="Arial"/>
          <w:rtl w:val="0"/>
        </w:rPr>
        <w:t xml:space="preserve"> knowledge bases and </w:t>
      </w:r>
      <w:sdt>
        <w:sdtPr>
          <w:id w:val="-442996249"/>
          <w:tag w:val="goog_rdk_47"/>
        </w:sdtPr>
        <w:sdtContent>
          <w:del w:author="OpenAI Codex" w:id="29" w:date="2026-10-16T00:44:00Z">
            <w:r w:rsidDel="00000000" w:rsidR="00000000" w:rsidRPr="00000000">
              <w:rPr>
                <w:rFonts w:ascii="Arial" w:cs="Arial" w:eastAsia="Arial" w:hAnsi="Arial"/>
                <w:rtl w:val="0"/>
              </w:rPr>
              <w:delText xml:space="preserve">a</w:delText>
            </w:r>
          </w:del>
        </w:sdtContent>
      </w:sdt>
      <w:sdt>
        <w:sdtPr>
          <w:id w:val="-27924443"/>
          <w:tag w:val="goog_rdk_48"/>
        </w:sdtPr>
        <w:sdtContent>
          <w:ins w:author="OpenAI Codex" w:id="29" w:date="2026-10-16T00:44:00Z">
            <w:r w:rsidDel="00000000" w:rsidR="00000000" w:rsidRPr="00000000">
              <w:rPr>
                <w:rFonts w:ascii="Arial" w:cs="Arial" w:eastAsia="Arial" w:hAnsi="Arial"/>
                <w:rtl w:val="0"/>
              </w:rPr>
              <w:t xml:space="preserve">the</w:t>
            </w:r>
          </w:ins>
        </w:sdtContent>
      </w:sdt>
      <w:r w:rsidDel="00000000" w:rsidR="00000000" w:rsidRPr="00000000">
        <w:rPr>
          <w:rFonts w:ascii="Arial" w:cs="Arial" w:eastAsia="Arial" w:hAnsi="Arial"/>
          <w:rtl w:val="0"/>
        </w:rPr>
        <w:t xml:space="preserve"> </w:t>
      </w:r>
      <w:sdt>
        <w:sdtPr>
          <w:id w:val="-108795919"/>
          <w:tag w:val="goog_rdk_49"/>
        </w:sdtPr>
        <w:sdtContent>
          <w:del w:author="OpenAI Codex" w:id="30" w:date="2026-10-16T00:44:00Z">
            <w:r w:rsidDel="00000000" w:rsidR="00000000" w:rsidRPr="00000000">
              <w:rPr>
                <w:rFonts w:ascii="Arial" w:cs="Arial" w:eastAsia="Arial" w:hAnsi="Arial"/>
                <w:rtl w:val="0"/>
              </w:rPr>
              <w:delText xml:space="preserve">single prompt with more specific</w:delText>
            </w:r>
          </w:del>
        </w:sdtContent>
      </w:sdt>
      <w:sdt>
        <w:sdtPr>
          <w:id w:val="-976682599"/>
          <w:tag w:val="goog_rdk_50"/>
        </w:sdtPr>
        <w:sdtContent>
          <w:ins w:author="OpenAI Codex" w:id="30" w:date="2026-10-16T00:44:00Z">
            <w:r w:rsidDel="00000000" w:rsidR="00000000" w:rsidRPr="00000000">
              <w:rPr>
                <w:rFonts w:ascii="Arial" w:cs="Arial" w:eastAsia="Arial" w:hAnsi="Arial"/>
                <w:rtl w:val="0"/>
              </w:rPr>
              <w:t xml:space="preserve">article-specific</w:t>
            </w:r>
          </w:ins>
        </w:sdtContent>
      </w:sdt>
      <w:r w:rsidDel="00000000" w:rsidR="00000000" w:rsidRPr="00000000">
        <w:rPr>
          <w:rFonts w:ascii="Arial" w:cs="Arial" w:eastAsia="Arial" w:hAnsi="Arial"/>
          <w:rtl w:val="0"/>
        </w:rPr>
        <w:t xml:space="preserve"> instructions and </w:t>
      </w:r>
      <w:sdt>
        <w:sdtPr>
          <w:id w:val="-1001420736"/>
          <w:tag w:val="goog_rdk_51"/>
        </w:sdtPr>
        <w:sdtContent>
          <w:del w:author="OpenAI Codex" w:id="31" w:date="2026-10-16T00:44:00Z">
            <w:r w:rsidDel="00000000" w:rsidR="00000000" w:rsidRPr="00000000">
              <w:rPr>
                <w:rFonts w:ascii="Arial" w:cs="Arial" w:eastAsia="Arial" w:hAnsi="Arial"/>
                <w:rtl w:val="0"/>
              </w:rPr>
              <w:delText xml:space="preserve">factual</w:delText>
            </w:r>
          </w:del>
        </w:sdtContent>
      </w:sdt>
      <w:sdt>
        <w:sdtPr>
          <w:id w:val="-565554911"/>
          <w:tag w:val="goog_rdk_52"/>
        </w:sdtPr>
        <w:sdtContent>
          <w:ins w:author="OpenAI Codex" w:id="31" w:date="2026-10-16T00:44:00Z">
            <w:r w:rsidDel="00000000" w:rsidR="00000000" w:rsidRPr="00000000">
              <w:rPr>
                <w:rFonts w:ascii="Arial" w:cs="Arial" w:eastAsia="Arial" w:hAnsi="Arial"/>
                <w:rtl w:val="0"/>
              </w:rPr>
              <w:t xml:space="preserve">facts</w:t>
            </w:r>
          </w:ins>
        </w:sdtContent>
      </w:sdt>
      <w:r w:rsidDel="00000000" w:rsidR="00000000" w:rsidRPr="00000000">
        <w:rPr>
          <w:rFonts w:ascii="Arial" w:cs="Arial" w:eastAsia="Arial" w:hAnsi="Arial"/>
          <w:rtl w:val="0"/>
        </w:rPr>
        <w:t xml:space="preserve"> </w:t>
      </w:r>
      <w:sdt>
        <w:sdtPr>
          <w:id w:val="1279078148"/>
          <w:tag w:val="goog_rdk_53"/>
        </w:sdtPr>
        <w:sdtContent>
          <w:del w:author="OpenAI Codex" w:id="32" w:date="2026-10-16T00:44:00Z">
            <w:r w:rsidDel="00000000" w:rsidR="00000000" w:rsidRPr="00000000">
              <w:rPr>
                <w:rFonts w:ascii="Arial" w:cs="Arial" w:eastAsia="Arial" w:hAnsi="Arial"/>
                <w:rtl w:val="0"/>
              </w:rPr>
              <w:delText xml:space="preserve">information</w:delText>
            </w:r>
          </w:del>
        </w:sdtContent>
      </w:sdt>
      <w:sdt>
        <w:sdtPr>
          <w:id w:val="1642374018"/>
          <w:tag w:val="goog_rdk_54"/>
        </w:sdtPr>
        <w:sdtContent>
          <w:ins w:author="OpenAI Codex" w:id="32" w:date="2026-10-16T00:44:00Z">
            <w:r w:rsidDel="00000000" w:rsidR="00000000" w:rsidRPr="00000000">
              <w:rPr>
                <w:rFonts w:ascii="Arial" w:cs="Arial" w:eastAsia="Arial" w:hAnsi="Arial"/>
                <w:rtl w:val="0"/>
              </w:rPr>
              <w:t xml:space="preserve">in one prompt</w:t>
            </w:r>
          </w:ins>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DFT calculations and ML predictions advance catalyst discovery when </w:t>
      </w:r>
      <w:sdt>
        <w:sdtPr>
          <w:id w:val="-992470645"/>
          <w:tag w:val="goog_rdk_55"/>
        </w:sdtPr>
        <w:sdtContent>
          <w:del w:author="OpenAI Codex" w:id="33" w:date="2026-10-16T00:44:00Z">
            <w:r w:rsidDel="00000000" w:rsidR="00000000" w:rsidRPr="00000000">
              <w:rPr>
                <w:rtl w:val="0"/>
              </w:rPr>
              <w:delText xml:space="preserve">other</w:delText>
            </w:r>
          </w:del>
        </w:sdtContent>
      </w:sdt>
      <w:sdt>
        <w:sdtPr>
          <w:id w:val="797927806"/>
          <w:tag w:val="goog_rdk_56"/>
        </w:sdtPr>
        <w:sdtContent>
          <w:ins w:author="OpenAI Codex" w:id="33" w:date="2026-10-16T00:44:00Z">
            <w:r w:rsidDel="00000000" w:rsidR="00000000" w:rsidRPr="00000000">
              <w:rPr>
                <w:rtl w:val="0"/>
              </w:rPr>
              <w:t xml:space="preserve">we</w:t>
            </w:r>
          </w:ins>
        </w:sdtContent>
      </w:sdt>
      <w:r w:rsidDel="00000000" w:rsidR="00000000" w:rsidRPr="00000000">
        <w:rPr>
          <w:rtl w:val="0"/>
        </w:rPr>
        <w:t xml:space="preserve"> </w:t>
      </w:r>
      <w:sdt>
        <w:sdtPr>
          <w:id w:val="1832079523"/>
          <w:tag w:val="goog_rdk_57"/>
        </w:sdtPr>
        <w:sdtContent>
          <w:del w:author="OpenAI Codex" w:id="34" w:date="2026-10-16T00:44:00Z">
            <w:r w:rsidDel="00000000" w:rsidR="00000000" w:rsidRPr="00000000">
              <w:rPr>
                <w:rtl w:val="0"/>
              </w:rPr>
              <w:delText xml:space="preserve">researchers can examine and use</w:delText>
            </w:r>
          </w:del>
        </w:sdtContent>
      </w:sdt>
      <w:sdt>
        <w:sdtPr>
          <w:id w:val="1891351272"/>
          <w:tag w:val="goog_rdk_58"/>
        </w:sdtPr>
        <w:sdtContent>
          <w:ins w:author="OpenAI Codex" w:id="34" w:date="2026-10-16T00:44:00Z">
            <w:r w:rsidDel="00000000" w:rsidR="00000000" w:rsidRPr="00000000">
              <w:rPr>
                <w:rtl w:val="0"/>
              </w:rPr>
              <w:t xml:space="preserve">make</w:t>
            </w:r>
          </w:ins>
        </w:sdtContent>
      </w:sdt>
      <w:r w:rsidDel="00000000" w:rsidR="00000000" w:rsidRPr="00000000">
        <w:rPr>
          <w:rtl w:val="0"/>
        </w:rPr>
        <w:t xml:space="preserve"> their results</w:t>
      </w:r>
      <w:sdt>
        <w:sdtPr>
          <w:id w:val="1114312475"/>
          <w:tag w:val="goog_rdk_59"/>
        </w:sdtPr>
        <w:sdtContent>
          <w:ins w:author="OpenAI Codex" w:id="35" w:date="2026-10-16T00:44:00Z">
            <w:r w:rsidDel="00000000" w:rsidR="00000000" w:rsidRPr="00000000">
              <w:rPr>
                <w:rtl w:val="0"/>
              </w:rPr>
              <w:t xml:space="preserve"> available for examination and reuse</w:t>
            </w:r>
          </w:ins>
        </w:sdtContent>
      </w:sdt>
      <w:r w:rsidDel="00000000" w:rsidR="00000000" w:rsidRPr="00000000">
        <w:rPr>
          <w:rtl w:val="0"/>
        </w:rPr>
        <w:t xml:space="preserve">. Manuscript preparation is therefore part of the research process, and it takes time that </w:t>
      </w:r>
      <w:sdt>
        <w:sdtPr>
          <w:id w:val="603380694"/>
          <w:tag w:val="goog_rdk_60"/>
        </w:sdtPr>
        <w:sdtContent>
          <w:del w:author="OpenAI Codex" w:id="36" w:date="2026-10-16T00:44:00Z">
            <w:r w:rsidDel="00000000" w:rsidR="00000000" w:rsidRPr="00000000">
              <w:rPr>
                <w:rtl w:val="0"/>
              </w:rPr>
              <w:delText xml:space="preserve">scientists</w:delText>
            </w:r>
          </w:del>
        </w:sdtContent>
      </w:sdt>
      <w:sdt>
        <w:sdtPr>
          <w:id w:val="-1225112003"/>
          <w:tag w:val="goog_rdk_61"/>
        </w:sdtPr>
        <w:sdtContent>
          <w:ins w:author="OpenAI Codex" w:id="36" w:date="2026-10-16T00:44:00Z">
            <w:r w:rsidDel="00000000" w:rsidR="00000000" w:rsidRPr="00000000">
              <w:rPr>
                <w:rtl w:val="0"/>
              </w:rPr>
              <w:t xml:space="preserve">we</w:t>
            </w:r>
          </w:ins>
        </w:sdtContent>
      </w:sdt>
      <w:r w:rsidDel="00000000" w:rsidR="00000000" w:rsidRPr="00000000">
        <w:rPr>
          <w:rtl w:val="0"/>
        </w:rPr>
        <w:t xml:space="preserve"> could devote to new questions. Our study links three stages: DFT calculations establish adsorption energetics for 87 molecular catalysts; ML predictions extend the analysis to 1347 optimized molecular structures; and a guided LLM prepares the complete article from the verified results. Figure 2 shows the molecular variables, Figure 3 presents the DFT analysis, and Figure 4 presents the ML predictions. Together</w:t>
      </w:r>
      <w:sdt>
        <w:sdtPr>
          <w:id w:val="-1013840625"/>
          <w:tag w:val="goog_rdk_62"/>
        </w:sdtPr>
        <w:sdtContent>
          <w:ins w:author="OpenAI Codex" w:id="37" w:date="2026-10-16T00:44:00Z">
            <w:r w:rsidDel="00000000" w:rsidR="00000000" w:rsidRPr="00000000">
              <w:rPr>
                <w:rtl w:val="0"/>
              </w:rPr>
              <w:t xml:space="preserve">,</w:t>
            </w:r>
          </w:ins>
        </w:sdtContent>
      </w:sdt>
      <w:r w:rsidDel="00000000" w:rsidR="00000000" w:rsidRPr="00000000">
        <w:rPr>
          <w:rtl w:val="0"/>
        </w:rPr>
        <w:t xml:space="preserve"> </w:t>
      </w:r>
      <w:sdt>
        <w:sdtPr>
          <w:id w:val="-1260151806"/>
          <w:tag w:val="goog_rdk_63"/>
        </w:sdtPr>
        <w:sdtContent>
          <w:del w:author="OpenAI Codex" w:id="38" w:date="2026-10-16T00:44:00Z">
            <w:r w:rsidDel="00000000" w:rsidR="00000000" w:rsidRPr="00000000">
              <w:rPr>
                <w:rtl w:val="0"/>
              </w:rPr>
              <w:delText xml:space="preserve">they</w:delText>
            </w:r>
          </w:del>
        </w:sdtContent>
      </w:sdt>
      <w:sdt>
        <w:sdtPr>
          <w:id w:val="938964408"/>
          <w:tag w:val="goog_rdk_64"/>
        </w:sdtPr>
        <w:sdtContent>
          <w:ins w:author="OpenAI Codex" w:id="38" w:date="2026-10-16T00:44:00Z">
            <w:r w:rsidDel="00000000" w:rsidR="00000000" w:rsidRPr="00000000">
              <w:rPr>
                <w:rtl w:val="0"/>
              </w:rPr>
              <w:t xml:space="preserve">these stages</w:t>
            </w:r>
          </w:ins>
        </w:sdtContent>
      </w:sdt>
      <w:r w:rsidDel="00000000" w:rsidR="00000000" w:rsidRPr="00000000">
        <w:rPr>
          <w:rtl w:val="0"/>
        </w:rPr>
        <w:t xml:space="preserve"> show </w:t>
      </w:r>
      <w:sdt>
        <w:sdtPr>
          <w:id w:val="-2034266336"/>
          <w:tag w:val="goog_rdk_65"/>
        </w:sdtPr>
        <w:sdtContent>
          <w:del w:author="OpenAI Codex" w:id="39" w:date="2026-10-16T00:44:00Z">
            <w:r w:rsidDel="00000000" w:rsidR="00000000" w:rsidRPr="00000000">
              <w:rPr>
                <w:rtl w:val="0"/>
              </w:rPr>
              <w:delText xml:space="preserve">how</w:delText>
            </w:r>
          </w:del>
        </w:sdtContent>
      </w:sdt>
      <w:sdt>
        <w:sdtPr>
          <w:id w:val="1230049057"/>
          <w:tag w:val="goog_rdk_66"/>
        </w:sdtPr>
        <w:sdtContent>
          <w:ins w:author="OpenAI Codex" w:id="39" w:date="2026-10-16T00:44:00Z">
            <w:r w:rsidDel="00000000" w:rsidR="00000000" w:rsidRPr="00000000">
              <w:rPr>
                <w:rtl w:val="0"/>
              </w:rPr>
              <w:t xml:space="preserve">two ways</w:t>
            </w:r>
          </w:ins>
        </w:sdtContent>
      </w:sdt>
      <w:r w:rsidDel="00000000" w:rsidR="00000000" w:rsidRPr="00000000">
        <w:rPr>
          <w:rtl w:val="0"/>
        </w:rPr>
        <w:t xml:space="preserve"> AI can accelerate catalyst discovery</w:t>
      </w:r>
      <w:sdt>
        <w:sdtPr>
          <w:id w:val="-1061708138"/>
          <w:tag w:val="goog_rdk_67"/>
        </w:sdtPr>
        <w:sdtContent>
          <w:del w:author="OpenAI Codex" w:id="40" w:date="2026-10-16T00:44:00Z">
            <w:r w:rsidDel="00000000" w:rsidR="00000000" w:rsidRPr="00000000">
              <w:rPr>
                <w:rtl w:val="0"/>
              </w:rPr>
              <w:delText xml:space="preserve"> through</w:delText>
            </w:r>
          </w:del>
        </w:sdtContent>
      </w:sdt>
      <w:sdt>
        <w:sdtPr>
          <w:id w:val="-1549466571"/>
          <w:tag w:val="goog_rdk_68"/>
        </w:sdtPr>
        <w:sdtContent>
          <w:ins w:author="OpenAI Codex" w:id="40" w:date="2026-10-16T00:44:00Z">
            <w:r w:rsidDel="00000000" w:rsidR="00000000" w:rsidRPr="00000000">
              <w:rPr>
                <w:rtl w:val="0"/>
              </w:rPr>
              <w:t xml:space="preserve">:</w:t>
            </w:r>
          </w:ins>
        </w:sdtContent>
      </w:sdt>
      <w:r w:rsidDel="00000000" w:rsidR="00000000" w:rsidRPr="00000000">
        <w:rPr>
          <w:rtl w:val="0"/>
        </w:rPr>
        <w:t xml:space="preserve"> ML predictions </w:t>
      </w:r>
      <w:sdt>
        <w:sdtPr>
          <w:id w:val="-258957583"/>
          <w:tag w:val="goog_rdk_69"/>
        </w:sdtPr>
        <w:sdtContent>
          <w:del w:author="OpenAI Codex" w:id="41" w:date="2026-10-16T00:44:00Z">
            <w:r w:rsidDel="00000000" w:rsidR="00000000" w:rsidRPr="00000000">
              <w:rPr>
                <w:rtl w:val="0"/>
              </w:rPr>
              <w:delText xml:space="preserve">that can help</w:delText>
            </w:r>
          </w:del>
        </w:sdtContent>
      </w:sdt>
      <w:sdt>
        <w:sdtPr>
          <w:id w:val="-271492854"/>
          <w:tag w:val="goog_rdk_70"/>
        </w:sdtPr>
        <w:sdtContent>
          <w:ins w:author="OpenAI Codex" w:id="41" w:date="2026-10-16T00:44:00Z">
            <w:r w:rsidDel="00000000" w:rsidR="00000000" w:rsidRPr="00000000">
              <w:rPr>
                <w:rtl w:val="0"/>
              </w:rPr>
              <w:t xml:space="preserve">guide</w:t>
            </w:r>
          </w:ins>
        </w:sdtContent>
      </w:sdt>
      <w:r w:rsidDel="00000000" w:rsidR="00000000" w:rsidRPr="00000000">
        <w:rPr>
          <w:rtl w:val="0"/>
        </w:rPr>
        <w:t xml:space="preserve"> us </w:t>
      </w:r>
      <w:sdt>
        <w:sdtPr>
          <w:id w:val="694458574"/>
          <w:tag w:val="goog_rdk_71"/>
        </w:sdtPr>
        <w:sdtContent>
          <w:ins w:author="OpenAI Codex" w:id="42" w:date="2026-10-16T00:44:00Z">
            <w:r w:rsidDel="00000000" w:rsidR="00000000" w:rsidRPr="00000000">
              <w:rPr>
                <w:rtl w:val="0"/>
              </w:rPr>
              <w:t xml:space="preserve">away from less promising structures, and LLM writing reduces the time required </w:t>
            </w:r>
          </w:ins>
        </w:sdtContent>
      </w:sdt>
      <w:r w:rsidDel="00000000" w:rsidR="00000000" w:rsidRPr="00000000">
        <w:rPr>
          <w:rtl w:val="0"/>
        </w:rPr>
        <w:t xml:space="preserve">to </w:t>
      </w:r>
      <w:sdt>
        <w:sdtPr>
          <w:id w:val="991379414"/>
          <w:tag w:val="goog_rdk_72"/>
        </w:sdtPr>
        <w:sdtContent>
          <w:del w:author="OpenAI Codex" w:id="43" w:date="2026-10-16T00:44:00Z">
            <w:r w:rsidDel="00000000" w:rsidR="00000000" w:rsidRPr="00000000">
              <w:rPr>
                <w:rtl w:val="0"/>
              </w:rPr>
              <w:delText xml:space="preserve">not</w:delText>
            </w:r>
          </w:del>
        </w:sdtContent>
      </w:sdt>
      <w:sdt>
        <w:sdtPr>
          <w:id w:val="2127486898"/>
          <w:tag w:val="goog_rdk_73"/>
        </w:sdtPr>
        <w:sdtContent>
          <w:ins w:author="OpenAI Codex" w:id="43" w:date="2026-10-16T00:44:00Z">
            <w:r w:rsidDel="00000000" w:rsidR="00000000" w:rsidRPr="00000000">
              <w:rPr>
                <w:rtl w:val="0"/>
              </w:rPr>
              <w:t xml:space="preserve">communicate</w:t>
            </w:r>
          </w:ins>
        </w:sdtContent>
      </w:sdt>
      <w:r w:rsidDel="00000000" w:rsidR="00000000" w:rsidRPr="00000000">
        <w:rPr>
          <w:rtl w:val="0"/>
        </w:rPr>
        <w:t xml:space="preserve"> </w:t>
      </w:r>
      <w:sdt>
        <w:sdtPr>
          <w:id w:val="-495743977"/>
          <w:tag w:val="goog_rdk_74"/>
        </w:sdtPr>
        <w:sdtContent>
          <w:del w:author="OpenAI Codex" w:id="44" w:date="2026-10-16T00:44:00Z">
            <w:r w:rsidDel="00000000" w:rsidR="00000000" w:rsidRPr="00000000">
              <w:rPr>
                <w:rtl w:val="0"/>
              </w:rPr>
              <w:delText xml:space="preserve">lose</w:delText>
            </w:r>
          </w:del>
        </w:sdtContent>
      </w:sdt>
      <w:sdt>
        <w:sdtPr>
          <w:id w:val="710096965"/>
          <w:tag w:val="goog_rdk_75"/>
        </w:sdtPr>
        <w:sdtContent>
          <w:ins w:author="OpenAI Codex" w:id="44" w:date="2026-10-16T00:44:00Z">
            <w:r w:rsidDel="00000000" w:rsidR="00000000" w:rsidRPr="00000000">
              <w:rPr>
                <w:rtl w:val="0"/>
              </w:rPr>
              <w:t xml:space="preserve">verified</w:t>
            </w:r>
          </w:ins>
        </w:sdtContent>
      </w:sdt>
      <w:r w:rsidDel="00000000" w:rsidR="00000000" w:rsidRPr="00000000">
        <w:rPr>
          <w:rtl w:val="0"/>
        </w:rPr>
        <w:t xml:space="preserve"> </w:t>
      </w:r>
      <w:sdt>
        <w:sdtPr>
          <w:id w:val="-149828826"/>
          <w:tag w:val="goog_rdk_76"/>
        </w:sdtPr>
        <w:sdtContent>
          <w:del w:author="OpenAI Codex" w:id="45" w:date="2026-10-16T00:44:00Z">
            <w:r w:rsidDel="00000000" w:rsidR="00000000" w:rsidRPr="00000000">
              <w:rPr>
                <w:rtl w:val="0"/>
              </w:rPr>
              <w:delText xml:space="preserve">resources investigating under-performing structures  and scientific writing</w:delText>
            </w:r>
          </w:del>
        </w:sdtContent>
      </w:sdt>
      <w:sdt>
        <w:sdtPr>
          <w:id w:val="2129871085"/>
          <w:tag w:val="goog_rdk_77"/>
        </w:sdtPr>
        <w:sdtContent>
          <w:ins w:author="OpenAI Codex" w:id="45" w:date="2026-10-16T00:44:00Z">
            <w:r w:rsidDel="00000000" w:rsidR="00000000" w:rsidRPr="00000000">
              <w:rPr>
                <w:rtl w:val="0"/>
              </w:rPr>
              <w:t xml:space="preserve">results</w:t>
            </w:r>
          </w:ins>
        </w:sdtContent>
      </w:sdt>
      <w:r w:rsidDel="00000000" w:rsidR="00000000" w:rsidRPr="00000000">
        <w:rPr>
          <w:rtl w:val="0"/>
        </w:rPr>
        <w:t xml:space="preserve">.</w:t>
      </w:r>
    </w:p>
    <w:p w:rsidR="00000000" w:rsidDel="00000000" w:rsidP="00000000" w:rsidRDefault="00000000" w:rsidRPr="00000000" w14:paraId="00000016">
      <w:pPr>
        <w:pStyle w:val="Heading1"/>
        <w:rPr/>
      </w:pPr>
      <w:r w:rsidDel="00000000" w:rsidR="00000000" w:rsidRPr="00000000">
        <w:rPr>
          <w:rtl w:val="0"/>
        </w:rPr>
        <w:t xml:space="preserve">2. Computational methods</w:t>
      </w:r>
    </w:p>
    <w:p w:rsidR="00000000" w:rsidDel="00000000" w:rsidP="00000000" w:rsidRDefault="00000000" w:rsidRPr="00000000" w14:paraId="00000017">
      <w:pPr>
        <w:pStyle w:val="Heading2"/>
        <w:rPr/>
      </w:pPr>
      <w:r w:rsidDel="00000000" w:rsidR="00000000" w:rsidRPr="00000000">
        <w:rPr>
          <w:rtl w:val="0"/>
        </w:rPr>
        <w:t xml:space="preserve">2.1. Catalyst structures</w:t>
      </w:r>
    </w:p>
    <w:p w:rsidR="00000000" w:rsidDel="00000000" w:rsidP="00000000" w:rsidRDefault="00000000" w:rsidRPr="00000000" w14:paraId="00000018">
      <w:pPr>
        <w:rPr/>
      </w:pPr>
      <w:r w:rsidDel="00000000" w:rsidR="00000000" w:rsidRPr="00000000">
        <w:rPr>
          <w:rtl w:val="0"/>
        </w:rPr>
        <w:t xml:space="preserve">The molecular catalysts were assembled from the components shown in Figure 2. Our previous data article defined B1 as the 1,2-phenylenediamine fragment and B2 as a 1,8-naphthalenediamine fragment [</w:t>
      </w:r>
      <w:hyperlink r:id="rId24">
        <w:r w:rsidDel="00000000" w:rsidR="00000000" w:rsidRPr="00000000">
          <w:rPr>
            <w:color w:val="0000ff"/>
            <w:u w:val="single"/>
            <w:rtl w:val="0"/>
          </w:rPr>
          <w:t xml:space="preserve">10.1016/j.dib.2026.112806</w:t>
        </w:r>
      </w:hyperlink>
      <w:r w:rsidDel="00000000" w:rsidR="00000000" w:rsidRPr="00000000">
        <w:rPr>
          <w:rtl w:val="0"/>
        </w:rPr>
        <w:t xml:space="preserve">]. A2 is 2-hydroxyisophthalaldehyde fragment. Each molecule contains one dual-atom site with two metal-atom adsorption centers. The two metal positions were occupied by Cr, Mn, Fe, Co, Ni, or Cu, and each of the two bridge positions contained N, O, or S. Every clean and adsorbate structure in the DFT analysis was fully optimized. Three linked molecular catalyst databases were used: the published structure database, the fixed DFT dataset of 8</w:t>
      </w:r>
      <w:sdt>
        <w:sdtPr>
          <w:id w:val="-637813368"/>
          <w:tag w:val="goog_rdk_78"/>
        </w:sdtPr>
        <w:sdtContent>
          <w:ins w:author="Ba Long Nguyen" w:id="46" w:date="2026-10-16T03:01:24Z">
            <w:r w:rsidDel="00000000" w:rsidR="00000000" w:rsidRPr="00000000">
              <w:rPr>
                <w:rtl w:val="0"/>
              </w:rPr>
              <w:t xml:space="preserve">8</w:t>
            </w:r>
          </w:ins>
        </w:sdtContent>
      </w:sdt>
      <w:sdt>
        <w:sdtPr>
          <w:id w:val="2020830994"/>
          <w:tag w:val="goog_rdk_79"/>
        </w:sdtPr>
        <w:sdtContent>
          <w:del w:author="Ba Long Nguyen" w:id="46" w:date="2026-10-16T03:01:24Z">
            <w:r w:rsidDel="00000000" w:rsidR="00000000" w:rsidRPr="00000000">
              <w:rPr>
                <w:rtl w:val="0"/>
              </w:rPr>
              <w:delText xml:space="preserve">7</w:delText>
            </w:r>
          </w:del>
        </w:sdtContent>
      </w:sdt>
      <w:r w:rsidDel="00000000" w:rsidR="00000000" w:rsidRPr="00000000">
        <w:rPr>
          <w:rtl w:val="0"/>
        </w:rPr>
        <w:t xml:space="preserve"> catalysts, and the larger dataset of 1</w:t>
      </w:r>
      <w:sdt>
        <w:sdtPr>
          <w:id w:val="-419480599"/>
          <w:tag w:val="goog_rdk_80"/>
        </w:sdtPr>
        <w:sdtContent>
          <w:ins w:author="Ba Long Nguyen" w:id="47" w:date="2026-10-16T03:01:29Z">
            <w:r w:rsidDel="00000000" w:rsidR="00000000" w:rsidRPr="00000000">
              <w:rPr>
                <w:rtl w:val="0"/>
              </w:rPr>
              <w:t xml:space="preserve">259</w:t>
            </w:r>
          </w:ins>
        </w:sdtContent>
      </w:sdt>
      <w:sdt>
        <w:sdtPr>
          <w:id w:val="-1073522495"/>
          <w:tag w:val="goog_rdk_81"/>
        </w:sdtPr>
        <w:sdtContent>
          <w:del w:author="Ba Long Nguyen" w:id="47" w:date="2026-10-16T03:01:29Z">
            <w:r w:rsidDel="00000000" w:rsidR="00000000" w:rsidRPr="00000000">
              <w:rPr>
                <w:rtl w:val="0"/>
              </w:rPr>
              <w:delText xml:space="preserve">347</w:delText>
            </w:r>
          </w:del>
        </w:sdtContent>
      </w:sdt>
      <w:r w:rsidDel="00000000" w:rsidR="00000000" w:rsidRPr="00000000">
        <w:rPr>
          <w:rtl w:val="0"/>
        </w:rPr>
        <w:t xml:space="preserve"> optimized catalysts used for ML predictions. 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rsidR="00000000" w:rsidDel="00000000" w:rsidP="00000000" w:rsidRDefault="00000000" w:rsidRPr="00000000" w14:paraId="00000019">
      <w:pPr>
        <w:pStyle w:val="Heading2"/>
        <w:rPr/>
      </w:pPr>
      <w:r w:rsidDel="00000000" w:rsidR="00000000" w:rsidRPr="00000000">
        <w:rPr>
          <w:rtl w:val="0"/>
        </w:rPr>
        <w:t xml:space="preserve">2.2. DFT calculations and adsorption structures</w:t>
      </w:r>
    </w:p>
    <w:p w:rsidR="00000000" w:rsidDel="00000000" w:rsidP="00000000" w:rsidRDefault="00000000" w:rsidRPr="00000000" w14:paraId="0000001A">
      <w:pPr>
        <w:rPr/>
      </w:pPr>
      <w:r w:rsidDel="00000000" w:rsidR="00000000" w:rsidRPr="00000000">
        <w:rPr>
          <w:rtl w:val="0"/>
        </w:rPr>
        <w:t xml:space="preserve">Spin polarized DFT calculations were performed with GPAW 2</w:t>
      </w:r>
      <w:sdt>
        <w:sdtPr>
          <w:id w:val="-35601386"/>
          <w:tag w:val="goog_rdk_82"/>
        </w:sdtPr>
        <w:sdtContent>
          <w:ins w:author="Ba Long Nguyen" w:id="48" w:date="2026-10-16T03:01:47Z">
            <w:r w:rsidDel="00000000" w:rsidR="00000000" w:rsidRPr="00000000">
              <w:rPr>
                <w:rtl w:val="0"/>
              </w:rPr>
              <w:t xml:space="preserve">4</w:t>
            </w:r>
          </w:ins>
        </w:sdtContent>
      </w:sdt>
      <w:sdt>
        <w:sdtPr>
          <w:id w:val="1964186633"/>
          <w:tag w:val="goog_rdk_83"/>
        </w:sdtPr>
        <w:sdtContent>
          <w:del w:author="Ba Long Nguyen" w:id="48" w:date="2026-10-16T03:01:47Z">
            <w:r w:rsidDel="00000000" w:rsidR="00000000" w:rsidRPr="00000000">
              <w:rPr>
                <w:rtl w:val="0"/>
              </w:rPr>
              <w:delText xml:space="preserve">5</w:delText>
            </w:r>
          </w:del>
        </w:sdtContent>
      </w:sdt>
      <w:r w:rsidDel="00000000" w:rsidR="00000000" w:rsidRPr="00000000">
        <w:rPr>
          <w:rtl w:val="0"/>
        </w:rPr>
        <w:t xml:space="preserve">.</w:t>
      </w:r>
      <w:sdt>
        <w:sdtPr>
          <w:id w:val="-1651426693"/>
          <w:tag w:val="goog_rdk_84"/>
        </w:sdtPr>
        <w:sdtContent>
          <w:ins w:author="Ba Long Nguyen" w:id="49" w:date="2026-10-16T03:01:48Z">
            <w:r w:rsidDel="00000000" w:rsidR="00000000" w:rsidRPr="00000000">
              <w:rPr>
                <w:rtl w:val="0"/>
              </w:rPr>
              <w:t xml:space="preserve">6</w:t>
            </w:r>
          </w:ins>
        </w:sdtContent>
      </w:sdt>
      <w:sdt>
        <w:sdtPr>
          <w:id w:val="291116448"/>
          <w:tag w:val="goog_rdk_85"/>
        </w:sdtPr>
        <w:sdtContent>
          <w:del w:author="Ba Long Nguyen" w:id="49" w:date="2026-10-16T03:01:48Z">
            <w:r w:rsidDel="00000000" w:rsidR="00000000" w:rsidRPr="00000000">
              <w:rPr>
                <w:rtl w:val="0"/>
              </w:rPr>
              <w:delText xml:space="preserve">7</w:delText>
            </w:r>
          </w:del>
        </w:sdtContent>
      </w:sdt>
      <w:r w:rsidDel="00000000" w:rsidR="00000000" w:rsidRPr="00000000">
        <w:rPr>
          <w:rtl w:val="0"/>
        </w:rPr>
        <w:t xml:space="preserve"> and ASE 3.28.0 software [</w:t>
      </w:r>
      <w:hyperlink r:id="rId25">
        <w:r w:rsidDel="00000000" w:rsidR="00000000" w:rsidRPr="00000000">
          <w:rPr>
            <w:color w:val="0000ff"/>
            <w:u w:val="single"/>
            <w:rtl w:val="0"/>
          </w:rPr>
          <w:t xml:space="preserve">10.1063/5.0182685</w:t>
        </w:r>
      </w:hyperlink>
      <w:r w:rsidDel="00000000" w:rsidR="00000000" w:rsidRPr="00000000">
        <w:rPr>
          <w:rtl w:val="0"/>
        </w:rPr>
        <w:t xml:space="preserve">; </w:t>
      </w:r>
      <w:hyperlink r:id="rId26">
        <w:r w:rsidDel="00000000" w:rsidR="00000000" w:rsidRPr="00000000">
          <w:rPr>
            <w:color w:val="0000ff"/>
            <w:u w:val="single"/>
            <w:rtl w:val="0"/>
          </w:rPr>
          <w:t xml:space="preserve">10.1088/1361-648X/aa680e</w:t>
        </w:r>
      </w:hyperlink>
      <w:r w:rsidDel="00000000" w:rsidR="00000000" w:rsidRPr="00000000">
        <w:rPr>
          <w:rtl w:val="0"/>
        </w:rPr>
        <w:t xml:space="preserve">]. The projector augmented wave method, revised Perdew–Burke–Ernzerhof functional, and D4 dispersion correction were used [</w:t>
      </w:r>
      <w:hyperlink r:id="rId27">
        <w:r w:rsidDel="00000000" w:rsidR="00000000" w:rsidRPr="00000000">
          <w:rPr>
            <w:color w:val="0000ff"/>
            <w:u w:val="single"/>
            <w:rtl w:val="0"/>
          </w:rPr>
          <w:t xml:space="preserve">10.1063/1.5090222</w:t>
        </w:r>
      </w:hyperlink>
      <w:r w:rsidDel="00000000" w:rsidR="00000000" w:rsidRPr="00000000">
        <w:rPr>
          <w:rtl w:val="0"/>
        </w:rPr>
        <w:t xml:space="preserve">]. A plane wave cutoff of 550 eV, real space grid spacing of 0.1</w:t>
      </w:r>
      <w:sdt>
        <w:sdtPr>
          <w:id w:val="-343827427"/>
          <w:tag w:val="goog_rdk_86"/>
        </w:sdtPr>
        <w:sdtContent>
          <w:ins w:author="Ba Long Nguyen" w:id="50" w:date="2026-10-16T03:02:27Z">
            <w:r w:rsidDel="00000000" w:rsidR="00000000" w:rsidRPr="00000000">
              <w:rPr>
                <w:rtl w:val="0"/>
              </w:rPr>
              <w:t xml:space="preserve">5</w:t>
            </w:r>
          </w:ins>
        </w:sdtContent>
      </w:sdt>
      <w:sdt>
        <w:sdtPr>
          <w:id w:val="-391036016"/>
          <w:tag w:val="goog_rdk_87"/>
        </w:sdtPr>
        <w:sdtContent>
          <w:del w:author="Ba Long Nguyen" w:id="50" w:date="2026-10-16T03:02:27Z">
            <w:r w:rsidDel="00000000" w:rsidR="00000000" w:rsidRPr="00000000">
              <w:rPr>
                <w:rtl w:val="0"/>
              </w:rPr>
              <w:delText xml:space="preserve">6</w:delText>
            </w:r>
          </w:del>
        </w:sdtContent>
      </w:sdt>
      <w:r w:rsidDel="00000000" w:rsidR="00000000" w:rsidRPr="00000000">
        <w:rPr>
          <w:rtl w:val="0"/>
        </w:rPr>
        <w:t xml:space="preserve"> Å, and 6.00 Å of vacuum were applied. Each atomic structure was optimized until the maximum force fell below 0.05 eV Å⁻¹, and only calculations that converged with these parameters entered the fixed DFT set. The setup follows earlier work on related molecular catalysts [</w:t>
      </w:r>
      <w:hyperlink r:id="rId28">
        <w:r w:rsidDel="00000000" w:rsidR="00000000" w:rsidRPr="00000000">
          <w:rPr>
            <w:color w:val="0000ff"/>
            <w:u w:val="single"/>
            <w:rtl w:val="0"/>
          </w:rPr>
          <w:t xml:space="preserve">10.26434/chemrxiv.15001712/v1</w:t>
        </w:r>
      </w:hyperlink>
      <w:r w:rsidDel="00000000" w:rsidR="00000000" w:rsidRPr="00000000">
        <w:rPr>
          <w:rtl w:val="0"/>
        </w:rPr>
        <w:t xml:space="preserve">].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rsidR="00000000" w:rsidDel="00000000" w:rsidP="00000000" w:rsidRDefault="00000000" w:rsidRPr="00000000" w14:paraId="0000001B">
      <w:pPr>
        <w:rPr/>
      </w:pPr>
      <w:r w:rsidDel="00000000" w:rsidR="00000000" w:rsidRPr="00000000">
        <w:rPr>
          <w:rtl w:val="0"/>
        </w:rPr>
        <w:t xml:space="preserve">O, OH, and OOH were placed at either metal-atom adsorption center in the active site ,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rsidR="00000000" w:rsidDel="00000000" w:rsidP="00000000" w:rsidRDefault="00000000" w:rsidRPr="00000000" w14:paraId="0000001C">
      <w:pPr>
        <w:rPr/>
      </w:pPr>
      <w:r w:rsidDel="00000000" w:rsidR="00000000" w:rsidRPr="00000000">
        <w:rPr>
          <w:rtl w:val="0"/>
        </w:rPr>
        <w:t xml:space="preserve">Adsorption energies for O, OH, and OOH were calculated from the total energies of the corresponding adsorbed structure, clean catalyst, H₂, and H₂O:</w:t>
      </w:r>
    </w:p>
    <w:p w:rsidR="00000000" w:rsidDel="00000000" w:rsidP="00000000" w:rsidRDefault="00000000" w:rsidRPr="00000000" w14:paraId="0000001D">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(1)</w:t>
      </w:r>
    </w:p>
    <w:p w:rsidR="00000000" w:rsidDel="00000000" w:rsidP="00000000" w:rsidRDefault="00000000" w:rsidRPr="00000000" w14:paraId="0000001E">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(2)</w:t>
      </w:r>
    </w:p>
    <w:p w:rsidR="00000000" w:rsidDel="00000000" w:rsidP="00000000" w:rsidRDefault="00000000" w:rsidRPr="00000000" w14:paraId="0000001F">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(3)</w:t>
      </w:r>
    </w:p>
    <w:p w:rsidR="00000000" w:rsidDel="00000000" w:rsidP="00000000" w:rsidRDefault="00000000" w:rsidRPr="00000000" w14:paraId="00000020">
      <w:pPr>
        <w:rPr/>
      </w:pPr>
      <w:r w:rsidDel="00000000" w:rsidR="00000000" w:rsidRPr="00000000">
        <w:rPr>
          <w:rtl w:val="0"/>
        </w:rPr>
        <w:t xml:space="preserve">In Eqs 1–3, the left side is the adsorption potential energy of the named intermediate. The terms on the right are the electronic total energies of the clean and adsorbed catalysts and the gas-phase references; * marks the selected adsorption center. </w:t>
      </w:r>
    </w:p>
    <w:p w:rsidR="00000000" w:rsidDel="00000000" w:rsidP="00000000" w:rsidRDefault="00000000" w:rsidRPr="00000000" w14:paraId="00000021">
      <w:pPr>
        <w:pStyle w:val="Heading2"/>
        <w:rPr/>
      </w:pPr>
      <w:r w:rsidDel="00000000" w:rsidR="00000000" w:rsidRPr="00000000">
        <w:rPr>
          <w:rtl w:val="0"/>
        </w:rPr>
        <w:t xml:space="preserve">2.3. Adsorption free energies and ORR thermodynamics</w:t>
      </w:r>
    </w:p>
    <w:p w:rsidR="00000000" w:rsidDel="00000000" w:rsidP="00000000" w:rsidRDefault="00000000" w:rsidRPr="00000000" w14:paraId="00000022">
      <w:pPr>
        <w:rPr/>
      </w:pPr>
      <w:r w:rsidDel="00000000" w:rsidR="00000000" w:rsidRPr="00000000">
        <w:rPr>
          <w:rtl w:val="0"/>
        </w:rPr>
        <w:t xml:space="preserve">Adsorption potential energies were converted to adsorption free energies by adding combined zero point energy and entropy corrections and an empirical solvation contribution:</w:t>
      </w:r>
    </w:p>
    <w:p w:rsidR="00000000" w:rsidDel="00000000" w:rsidP="00000000" w:rsidRDefault="00000000" w:rsidRPr="00000000" w14:paraId="00000023">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ZPE,X</m:t>
            </m:r>
          </m:sub>
        </m:sSub>
        <m:r>
          <w:rPr>
            <w:rFonts w:ascii="Cambria Math" w:cs="Cambria Math" w:eastAsia="Cambria Math" w:hAnsi="Cambria Math"/>
          </w:rPr>
          <m:t xml:space="preserve"> - 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solv,X</m:t>
            </m:r>
          </m:sub>
        </m:sSub>
      </m:oMath>
      <w:r w:rsidDel="00000000" w:rsidR="00000000" w:rsidRPr="00000000">
        <w:rPr>
          <w:rtl w:val="0"/>
        </w:rPr>
        <w:tab/>
        <w:t xml:space="preserve">(4)</w:t>
      </w:r>
    </w:p>
    <w:p w:rsidR="00000000" w:rsidDel="00000000" w:rsidP="00000000" w:rsidRDefault="00000000" w:rsidRPr="00000000" w14:paraId="00000024">
      <w:pPr>
        <w:rPr/>
      </w:pPr>
      <w:r w:rsidDel="00000000" w:rsidR="00000000" w:rsidRPr="00000000">
        <w:rPr>
          <w:rtl w:val="0"/>
        </w:rPr>
        <w:t xml:space="preserve">In Eq 4, </w:t>
      </w:r>
      <w:r w:rsidDel="00000000" w:rsidR="00000000" w:rsidRPr="00000000">
        <w:rPr>
          <w:i w:val="1"/>
          <w:iCs w:val="1"/>
          <w:rtl w:val="0"/>
        </w:rPr>
        <w:t xml:space="preserve">X</w:t>
      </w:r>
      <w:r w:rsidDel="00000000" w:rsidR="00000000" w:rsidRPr="00000000">
        <w:rPr>
          <w:rtl w:val="0"/>
        </w:rPr>
        <w:t xml:space="preserve"> denotes O, OH, or OOH; </w:t>
      </w:r>
      <w:r w:rsidDel="00000000" w:rsidR="00000000" w:rsidRPr="00000000">
        <w:rPr>
          <w:i w:val="1"/>
          <w:iCs w:val="1"/>
          <w:rtl w:val="0"/>
        </w:rPr>
        <w:t xml:space="preserve">E</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denote potential energy and Gibbs free energy; </w:t>
      </w:r>
      <w:r w:rsidDel="00000000" w:rsidR="00000000" w:rsidRPr="00000000">
        <w:rPr>
          <w:i w:val="1"/>
          <w:iCs w:val="1"/>
          <w:rtl w:val="0"/>
        </w:rPr>
        <w:t xml:space="preserve">T</w:t>
      </w:r>
      <w:r w:rsidDel="00000000" w:rsidR="00000000" w:rsidRPr="00000000">
        <w:rPr>
          <w:rtl w:val="0"/>
        </w:rPr>
        <w:t xml:space="preserve"> is temperature; S is entropy; ZPE identifies the zero point energy correction; solv identifies solvation. The adopted combined zero point energy and entropy corrections were 0.35 eV for OH, 0.05 eV for O, and 0.40 eV for OOH at 300 K, using the tabulated reference convention and the additive O + OH approximation for OOH </w:t>
      </w:r>
      <w:hyperlink r:id="rId29">
        <w:r w:rsidDel="00000000" w:rsidR="00000000" w:rsidRPr="00000000">
          <w:rPr>
            <w:color w:val="0000ff"/>
            <w:u w:val="single"/>
            <w:rtl w:val="0"/>
          </w:rPr>
          <w:t xml:space="preserve">[10.1016/j.chemphys.2005.05.038]</w:t>
        </w:r>
      </w:hyperlink>
      <w:r w:rsidDel="00000000" w:rsidR="00000000" w:rsidRPr="00000000">
        <w:rPr>
          <w:rtl w:val="0"/>
        </w:rPr>
        <w:t xml:space="preserve">. Solvation corrections of −0.30 eV were applied to OH and OOH, corresponding to two hydrogen bonds with an estimated stabilization of 0.15 eV each; no solvation correction was applied to O </w:t>
      </w:r>
      <w:hyperlink r:id="rId30">
        <w:r w:rsidDel="00000000" w:rsidR="00000000" w:rsidRPr="00000000">
          <w:rPr>
            <w:color w:val="0000ff"/>
            <w:u w:val="single"/>
            <w:rtl w:val="0"/>
          </w:rPr>
          <w:t xml:space="preserve">[10.1039/c1cp21228a]</w:t>
        </w:r>
      </w:hyperlink>
      <w:r w:rsidDel="00000000" w:rsidR="00000000" w:rsidRPr="00000000">
        <w:rPr>
          <w:rtl w:val="0"/>
        </w:rPr>
        <w:t xml:space="preserve">. The resulting net additions were 0.05, 0.05, and 0.10 eV for OH, O, and OOH, respectively. These rounded combined corrections were applied consistently to the DFT and ML adsorption energies. The adopted reaction corrections include gas-reference contributions. The four reduction potentials were evaluated with the computational hydrogen electrode (CHE) method [</w:t>
      </w:r>
      <w:hyperlink r:id="rId31">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25">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oMath>
      <w:r w:rsidDel="00000000" w:rsidR="00000000" w:rsidRPr="00000000">
        <w:rPr>
          <w:rtl w:val="0"/>
        </w:rPr>
        <w:tab/>
        <w:t xml:space="preserve">(5)</w:t>
      </w:r>
    </w:p>
    <w:p w:rsidR="00000000" w:rsidDel="00000000" w:rsidP="00000000" w:rsidRDefault="00000000" w:rsidRPr="00000000" w14:paraId="00000026">
      <w:pPr>
        <w:rPr/>
      </w:pPr>
      <w:r w:rsidDel="00000000" w:rsidR="00000000" w:rsidRPr="00000000">
        <w:rPr>
          <w:rtl w:val="0"/>
        </w:rPr>
        <w:t xml:space="preserve">Equation 5 defines the positive reduction potentials for the four steps O₂ to OOH, OOH to O, O to OH, and OH to H₂O; * identifies an adsorbed intermediate and </w:t>
      </w:r>
      <w:r w:rsidDel="00000000" w:rsidR="00000000" w:rsidRPr="00000000">
        <w:rPr>
          <w:i w:val="1"/>
          <w:iCs w:val="1"/>
          <w:rtl w:val="0"/>
        </w:rPr>
        <w:t xml:space="preserve">e</w:t>
      </w:r>
      <w:r w:rsidDel="00000000" w:rsidR="00000000" w:rsidRPr="00000000">
        <w:rPr>
          <w:rtl w:val="0"/>
        </w:rPr>
        <w:t xml:space="preserve"> is the elementary charge. The limiting potential is defined as the lowest of the four step potentials:</w:t>
      </w:r>
    </w:p>
    <w:p w:rsidR="00000000" w:rsidDel="00000000" w:rsidP="00000000" w:rsidRDefault="00000000" w:rsidRPr="00000000" w14:paraId="00000027">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rsidDel="00000000" w:rsidR="00000000" w:rsidRPr="00000000">
        <w:rPr>
          <w:rtl w:val="0"/>
        </w:rPr>
        <w:tab/>
        <w:t xml:space="preserve">(6)</w:t>
      </w:r>
    </w:p>
    <w:p w:rsidR="00000000" w:rsidDel="00000000" w:rsidP="00000000" w:rsidRDefault="00000000" w:rsidRPr="00000000" w14:paraId="00000028">
      <w:pPr>
        <w:rPr/>
      </w:pPr>
      <w:r w:rsidDel="00000000" w:rsidR="00000000" w:rsidRPr="00000000">
        <w:rPr>
          <w:rtl w:val="0"/>
        </w:rPr>
        <w:t xml:space="preserve">The symbol on the left of Eq 6 denotes the limiting potential. The ORR overpotential was evaluated relative to the equilibrium potential of 1.23 V:</w:t>
      </w:r>
    </w:p>
    <w:p w:rsidR="00000000" w:rsidDel="00000000" w:rsidP="00000000" w:rsidRDefault="00000000" w:rsidRPr="00000000" w14:paraId="00000029">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rsidDel="00000000" w:rsidR="00000000" w:rsidRPr="00000000">
        <w:rPr>
          <w:rtl w:val="0"/>
        </w:rPr>
        <w:tab/>
        <w:t xml:space="preserve">(7)</w:t>
      </w:r>
    </w:p>
    <w:p w:rsidR="00000000" w:rsidDel="00000000" w:rsidP="00000000" w:rsidRDefault="00000000" w:rsidRPr="00000000" w14:paraId="0000002A">
      <w:pPr>
        <w:rPr/>
      </w:pPr>
      <w:r w:rsidDel="00000000" w:rsidR="00000000" w:rsidRPr="00000000">
        <w:rPr>
          <w:rtl w:val="0"/>
        </w:rPr>
        <w:t xml:space="preserve">Equation 7 defines the ORR overpotential. Chemical subscripts in Eqs 5–7 identify the adsorbed intermediate or reaction quantity.</w:t>
      </w:r>
    </w:p>
    <w:p w:rsidR="00000000" w:rsidDel="00000000" w:rsidP="00000000" w:rsidRDefault="00000000" w:rsidRPr="00000000" w14:paraId="0000002B">
      <w:pPr>
        <w:pStyle w:val="Heading2"/>
        <w:rPr/>
      </w:pPr>
      <w:r w:rsidDel="00000000" w:rsidR="00000000" w:rsidRPr="00000000">
        <w:rPr>
          <w:rtl w:val="0"/>
        </w:rPr>
        <w:t xml:space="preserve">2.4. Scaling and thermodynamic activity analyses</w:t>
      </w:r>
    </w:p>
    <w:p w:rsidR="00000000" w:rsidDel="00000000" w:rsidP="00000000" w:rsidRDefault="00000000" w:rsidRPr="00000000" w14:paraId="0000002C">
      <w:pPr>
        <w:rPr/>
      </w:pPr>
      <w:r w:rsidDel="00000000" w:rsidR="00000000" w:rsidRPr="00000000">
        <w:rPr>
          <w:rtl w:val="0"/>
        </w:rPr>
        <w:t xml:space="preserve">The relations of O and OOH adsorption free energies to OH adsorption free energy were evaluated by ordinary least squares:</w:t>
      </w:r>
    </w:p>
    <w:p w:rsidR="00000000" w:rsidDel="00000000" w:rsidP="00000000" w:rsidRDefault="00000000" w:rsidRPr="00000000" w14:paraId="0000002D">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w:rFonts w:ascii="Cambria Math" w:cs="Cambria Math" w:eastAsia="Cambria Math" w:hAnsi="Cambria Math"/>
          </w:rPr>
          <m:t xml:space="preserve"> </m:t>
        </m:r>
      </m:oMath>
      <w:r w:rsidDel="00000000" w:rsidR="00000000" w:rsidRPr="00000000">
        <w:rPr>
          <w:rtl w:val="0"/>
        </w:rPr>
        <w:tab/>
        <w:t xml:space="preserve">(8)</w:t>
      </w:r>
    </w:p>
    <w:p w:rsidR="00000000" w:rsidDel="00000000" w:rsidP="00000000" w:rsidRDefault="00000000" w:rsidRPr="00000000" w14:paraId="0000002E">
      <w:pPr>
        <w:rPr/>
      </w:pPr>
      <w:r w:rsidDel="00000000" w:rsidR="00000000" w:rsidRPr="00000000">
        <w:rPr>
          <w:rtl w:val="0"/>
        </w:rPr>
        <w:t xml:space="preserve">In Eq 8, α and β are the slope and intercept for the intermediate identified by the subscript. The fitted relations were propagated through the four ORR steps to obtain the scaling based activity curve in Figures 3 and 4. An ideal reference relation was defined with an OOH–OH free energy separation of 2.46 eV:</w:t>
      </w:r>
    </w:p>
    <w:p w:rsidR="00000000" w:rsidDel="00000000" w:rsidP="00000000" w:rsidRDefault="00000000" w:rsidRPr="00000000" w14:paraId="0000002F">
      <w:pPr>
        <w:tabs>
          <w:tab w:val="center" w:leader="none" w:pos="4819"/>
          <w:tab w:val="right" w:leader="none" w:pos="9638"/>
        </w:tabs>
        <w:jc w:val="left"/>
        <w:rPr/>
      </w:pPr>
      <w:r w:rsidDel="00000000" w:rsidR="00000000" w:rsidRPr="00000000">
        <w:rPr>
          <w:rtl w:val="0"/>
        </w:rPr>
        <w:tab/>
      </w: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 </m:t>
        </m:r>
        <m:sSub>
          <m:sSubPr>
            <m:ctrlPr>
              <w:rPr>
                <w:rFonts w:ascii="Cambria Math" w:cs="Cambria Math" w:eastAsia="Cambria Math" w:hAnsi="Cambria Math"/>
              </w:rPr>
            </m:ctrlPr>
          </m:sSubPr>
          <m:e>
            <m:r>
              <w:rPr>
                <w:rFonts w:ascii="Cambria Math" w:cs="Cambria Math" w:eastAsia="Cambria Math" w:hAnsi="Cambria Math"/>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oMath>
      <w:r w:rsidDel="00000000" w:rsidR="00000000" w:rsidRPr="00000000">
        <w:rPr>
          <w:rtl w:val="0"/>
        </w:rPr>
        <w:tab/>
        <w:t xml:space="preserve">(9)</w:t>
      </w:r>
    </w:p>
    <w:p w:rsidR="00000000" w:rsidDel="00000000" w:rsidP="00000000" w:rsidRDefault="00000000" w:rsidRPr="00000000" w14:paraId="00000030">
      <w:pPr>
        <w:rPr/>
      </w:pPr>
      <w:r w:rsidDel="00000000" w:rsidR="00000000" w:rsidRPr="00000000">
        <w:rPr>
          <w:rtl w:val="0"/>
        </w:rPr>
        <w:t xml:space="preserve">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rsidR="00000000" w:rsidDel="00000000" w:rsidP="00000000" w:rsidRDefault="00000000" w:rsidRPr="00000000" w14:paraId="00000031">
      <w:pPr>
        <w:pStyle w:val="Heading2"/>
        <w:rPr/>
      </w:pPr>
      <w:r w:rsidDel="00000000" w:rsidR="00000000" w:rsidRPr="00000000">
        <w:rPr>
          <w:rtl w:val="0"/>
        </w:rPr>
        <w:t xml:space="preserve">2.5. Regression analysis and catalyst family screening</w:t>
      </w:r>
    </w:p>
    <w:p w:rsidR="00000000" w:rsidDel="00000000" w:rsidP="00000000" w:rsidRDefault="00000000" w:rsidRPr="00000000" w14:paraId="00000032">
      <w:pPr>
        <w:rPr/>
      </w:pPr>
      <w:r w:rsidDel="00000000" w:rsidR="00000000" w:rsidRPr="00000000">
        <w:rPr>
          <w:rtl w:val="0"/>
        </w:rPr>
        <w:t xml:space="preserve">Of the 8</w:t>
      </w:r>
      <w:sdt>
        <w:sdtPr>
          <w:id w:val="1100459249"/>
          <w:tag w:val="goog_rdk_88"/>
        </w:sdtPr>
        <w:sdtContent>
          <w:ins w:author="Ba Long Nguyen" w:id="51" w:date="2026-10-16T03:05:09Z">
            <w:r w:rsidDel="00000000" w:rsidR="00000000" w:rsidRPr="00000000">
              <w:rPr>
                <w:rtl w:val="0"/>
              </w:rPr>
              <w:t xml:space="preserve">8</w:t>
            </w:r>
          </w:ins>
        </w:sdtContent>
      </w:sdt>
      <w:sdt>
        <w:sdtPr>
          <w:id w:val="1118174164"/>
          <w:tag w:val="goog_rdk_89"/>
        </w:sdtPr>
        <w:sdtContent>
          <w:del w:author="Ba Long Nguyen" w:id="51" w:date="2026-10-16T03:05:09Z">
            <w:r w:rsidDel="00000000" w:rsidR="00000000" w:rsidRPr="00000000">
              <w:rPr>
                <w:rtl w:val="0"/>
              </w:rPr>
              <w:delText xml:space="preserve">7</w:delText>
            </w:r>
          </w:del>
        </w:sdtContent>
      </w:sdt>
      <w:r w:rsidDel="00000000" w:rsidR="00000000" w:rsidRPr="00000000">
        <w:rPr>
          <w:rtl w:val="0"/>
        </w:rPr>
        <w:t xml:space="preserve"> DFT catalyst structures, </w:t>
      </w:r>
      <w:sdt>
        <w:sdtPr>
          <w:id w:val="-739058490"/>
          <w:tag w:val="goog_rdk_90"/>
        </w:sdtPr>
        <w:sdtContent>
          <w:ins w:author="Ba Long Nguyen" w:id="52" w:date="2026-10-16T03:05:12Z">
            <w:r w:rsidDel="00000000" w:rsidR="00000000" w:rsidRPr="00000000">
              <w:rPr>
                <w:rtl w:val="0"/>
              </w:rPr>
              <w:t xml:space="preserve">75</w:t>
            </w:r>
          </w:ins>
        </w:sdtContent>
      </w:sdt>
      <w:sdt>
        <w:sdtPr>
          <w:id w:val="-221259852"/>
          <w:tag w:val="goog_rdk_91"/>
        </w:sdtPr>
        <w:sdtContent>
          <w:del w:author="Ba Long Nguyen" w:id="52" w:date="2026-10-16T03:05:12Z">
            <w:r w:rsidDel="00000000" w:rsidR="00000000" w:rsidRPr="00000000">
              <w:rPr>
                <w:rtl w:val="0"/>
              </w:rPr>
              <w:delText xml:space="preserve">50</w:delText>
            </w:r>
          </w:del>
        </w:sdtContent>
      </w:sdt>
      <w:r w:rsidDel="00000000" w:rsidR="00000000" w:rsidRPr="00000000">
        <w:rPr>
          <w:rtl w:val="0"/>
        </w:rPr>
        <w:t xml:space="preserve"> were selected for model training and 1</w:t>
      </w:r>
      <w:sdt>
        <w:sdtPr>
          <w:id w:val="1289810938"/>
          <w:tag w:val="goog_rdk_92"/>
        </w:sdtPr>
        <w:sdtContent>
          <w:ins w:author="Ba Long Nguyen" w:id="53" w:date="2026-10-16T03:05:16Z">
            <w:r w:rsidDel="00000000" w:rsidR="00000000" w:rsidRPr="00000000">
              <w:rPr>
                <w:rtl w:val="0"/>
              </w:rPr>
              <w:t xml:space="preserve">5</w:t>
            </w:r>
          </w:ins>
        </w:sdtContent>
      </w:sdt>
      <w:sdt>
        <w:sdtPr>
          <w:id w:val="-532743914"/>
          <w:tag w:val="goog_rdk_93"/>
        </w:sdtPr>
        <w:sdtContent>
          <w:del w:author="Ba Long Nguyen" w:id="53" w:date="2026-10-16T03:05:16Z">
            <w:r w:rsidDel="00000000" w:rsidR="00000000" w:rsidRPr="00000000">
              <w:rPr>
                <w:rtl w:val="0"/>
              </w:rPr>
              <w:delText xml:space="preserve">0</w:delText>
            </w:r>
          </w:del>
        </w:sdtContent>
      </w:sdt>
      <w:r w:rsidDel="00000000" w:rsidR="00000000" w:rsidRPr="00000000">
        <w:rPr>
          <w:rtl w:val="0"/>
        </w:rPr>
        <w:t xml:space="preserve"> for validation. Separate ridge regression models were fitted for OH, O, and OOH. Descriptors of the clean catalysts represented the electron population, charge, spin, metal pair polarization, and ligand environment. Eight predictors were used for OH and O, and six were used for OOH. The parameter tables retain the training medians, means, standard deviations, standardized coefficients, and ridge parameters. The ridge parameter was 0.10 for OH and 1.00 for O and OOH. The models were applied to the separate database of 1</w:t>
      </w:r>
      <w:sdt>
        <w:sdtPr>
          <w:id w:val="1163279339"/>
          <w:tag w:val="goog_rdk_94"/>
        </w:sdtPr>
        <w:sdtContent>
          <w:ins w:author="Ba Long Nguyen" w:id="54" w:date="2026-10-16T03:05:22Z">
            <w:r w:rsidDel="00000000" w:rsidR="00000000" w:rsidRPr="00000000">
              <w:rPr>
                <w:rtl w:val="0"/>
              </w:rPr>
              <w:t xml:space="preserve">260</w:t>
            </w:r>
          </w:ins>
        </w:sdtContent>
      </w:sdt>
      <w:sdt>
        <w:sdtPr>
          <w:id w:val="-1174007559"/>
          <w:tag w:val="goog_rdk_95"/>
        </w:sdtPr>
        <w:sdtContent>
          <w:del w:author="Ba Long Nguyen" w:id="54" w:date="2026-10-16T03:05:22Z">
            <w:r w:rsidDel="00000000" w:rsidR="00000000" w:rsidRPr="00000000">
              <w:rPr>
                <w:rtl w:val="0"/>
              </w:rPr>
              <w:delText xml:space="preserve">347</w:delText>
            </w:r>
          </w:del>
        </w:sdtContent>
      </w:sdt>
      <w:r w:rsidDel="00000000" w:rsidR="00000000" w:rsidRPr="00000000">
        <w:rPr>
          <w:rtl w:val="0"/>
        </w:rPr>
        <w:t xml:space="preserve"> optimized structures described in Section 2.1.</w:t>
      </w:r>
    </w:p>
    <w:p w:rsidR="00000000" w:rsidDel="00000000" w:rsidP="00000000" w:rsidRDefault="00000000" w:rsidRPr="00000000" w14:paraId="00000033">
      <w:pPr>
        <w:rPr/>
      </w:pPr>
      <w:r w:rsidDel="00000000" w:rsidR="00000000" w:rsidRPr="00000000">
        <w:rPr>
          <w:rtl w:val="0"/>
        </w:rPr>
        <w:t xml:space="preserve">The predicted OH, O, and OOH values were joined by catalyst name and `ads_site` and converted from adsorption potential energies to free energies with the same corrections in Section 2.3 before the CHE step potentials and overpotentials were evaluated. Complete catalyst and adsorption center combinations were selected before the stated energy filters were applied to the predictions. For comparison of structural families, the most active pool in each DFT or ML dataset was defined as the lowest 10% of retained overpotentials, rounded upward to a whole catalyst and adsorption center combination.</w:t>
      </w:r>
    </w:p>
    <w:p w:rsidR="00000000" w:rsidDel="00000000" w:rsidP="00000000" w:rsidRDefault="00000000" w:rsidRPr="00000000" w14:paraId="00000034">
      <w:pPr>
        <w:pStyle w:val="Heading2"/>
        <w:rPr/>
      </w:pPr>
      <w:r w:rsidDel="00000000" w:rsidR="00000000" w:rsidRPr="00000000">
        <w:rPr>
          <w:rtl w:val="0"/>
        </w:rPr>
        <w:t xml:space="preserve">2.6. LLM manuscript generation</w:t>
      </w:r>
    </w:p>
    <w:p w:rsidR="00000000" w:rsidDel="00000000" w:rsidP="00000000" w:rsidRDefault="00000000" w:rsidRPr="00000000" w14:paraId="00000035">
      <w:pPr>
        <w:rPr/>
      </w:pPr>
      <w:r w:rsidDel="00000000" w:rsidR="00000000" w:rsidRPr="00000000">
        <w:rPr>
          <w:rtl w:val="0"/>
        </w:rPr>
        <w:t xml:space="preserve">An LLM accessed through OpenAI Codex was used to prepare the complete manuscript from the calculations, model predictions, figures, literature, and project instructions. Data to paper generation with interacting LLM agents and source linked outputs has been reported by Ifargan </w:t>
      </w:r>
      <w:sdt>
        <w:sdtPr>
          <w:id w:val="-1422575811"/>
          <w:tag w:val="goog_rdk_96"/>
        </w:sdtPr>
        <w:sdtContent>
          <w:del w:author="OpenAI Codex" w:id="55" w:date="2026-10-16T00:44:00Z">
            <w:r w:rsidDel="00000000" w:rsidR="00000000" w:rsidRPr="00000000">
              <w:rPr>
                <w:rtl w:val="0"/>
              </w:rPr>
              <w:delText xml:space="preserve">and</w:delText>
            </w:r>
          </w:del>
        </w:sdtContent>
      </w:sdt>
      <w:sdt>
        <w:sdtPr>
          <w:id w:val="1765131194"/>
          <w:tag w:val="goog_rdk_97"/>
        </w:sdtPr>
        <w:sdtContent>
          <w:ins w:author="OpenAI Codex" w:id="55" w:date="2026-10-16T00:44:00Z">
            <w:r w:rsidDel="00000000" w:rsidR="00000000" w:rsidRPr="00000000">
              <w:rPr>
                <w:rtl w:val="0"/>
              </w:rPr>
              <w:t xml:space="preserve">et</w:t>
            </w:r>
          </w:ins>
        </w:sdtContent>
      </w:sdt>
      <w:r w:rsidDel="00000000" w:rsidR="00000000" w:rsidRPr="00000000">
        <w:rPr>
          <w:rtl w:val="0"/>
        </w:rPr>
        <w:t xml:space="preserve"> </w:t>
      </w:r>
      <w:sdt>
        <w:sdtPr>
          <w:id w:val="552477095"/>
          <w:tag w:val="goog_rdk_98"/>
        </w:sdtPr>
        <w:sdtContent>
          <w:del w:author="OpenAI Codex" w:id="56" w:date="2026-10-16T00:44:00Z">
            <w:r w:rsidDel="00000000" w:rsidR="00000000" w:rsidRPr="00000000">
              <w:rPr>
                <w:rtl w:val="0"/>
              </w:rPr>
              <w:delText xml:space="preserve">colleagues</w:delText>
            </w:r>
          </w:del>
        </w:sdtContent>
      </w:sdt>
      <w:sdt>
        <w:sdtPr>
          <w:id w:val="-841656545"/>
          <w:tag w:val="goog_rdk_99"/>
        </w:sdtPr>
        <w:sdtContent>
          <w:ins w:author="OpenAI Codex" w:id="56" w:date="2026-10-16T00:44:00Z">
            <w:r w:rsidDel="00000000" w:rsidR="00000000" w:rsidRPr="00000000">
              <w:rPr>
                <w:rtl w:val="0"/>
              </w:rPr>
              <w:t xml:space="preserve">al.</w:t>
            </w:r>
          </w:ins>
        </w:sdtContent>
      </w:sdt>
      <w:r w:rsidDel="00000000" w:rsidR="00000000" w:rsidRPr="00000000">
        <w:rPr>
          <w:rtl w:val="0"/>
        </w:rPr>
        <w:t xml:space="preserve"> [</w:t>
      </w:r>
      <w:hyperlink r:id="rId32">
        <w:r w:rsidDel="00000000" w:rsidR="00000000" w:rsidRPr="00000000">
          <w:rPr>
            <w:color w:val="0000ff"/>
            <w:u w:val="single"/>
            <w:rtl w:val="0"/>
          </w:rPr>
          <w:t xml:space="preserve">10.1056/aioa2400555</w:t>
        </w:r>
      </w:hyperlink>
      <w:r w:rsidDel="00000000" w:rsidR="00000000" w:rsidRPr="00000000">
        <w:rPr>
          <w:rtl w:val="0"/>
        </w:rPr>
        <w:t xml:space="preserve">]. The present procedure was developed </w:t>
      </w:r>
      <w:sdt>
        <w:sdtPr>
          <w:id w:val="1539228035"/>
          <w:tag w:val="goog_rdk_100"/>
        </w:sdtPr>
        <w:sdtContent>
          <w:del w:author="OpenAI Codex" w:id="57" w:date="2026-10-16T00:44:00Z">
            <w:r w:rsidDel="00000000" w:rsidR="00000000" w:rsidRPr="00000000">
              <w:rPr>
                <w:rtl w:val="0"/>
              </w:rPr>
              <w:delText xml:space="preserve">for</w:delText>
            </w:r>
          </w:del>
        </w:sdtContent>
      </w:sdt>
      <w:sdt>
        <w:sdtPr>
          <w:id w:val="1186908683"/>
          <w:tag w:val="goog_rdk_101"/>
        </w:sdtPr>
        <w:sdtContent>
          <w:ins w:author="OpenAI Codex" w:id="57" w:date="2026-10-16T00:44:00Z">
            <w:r w:rsidDel="00000000" w:rsidR="00000000" w:rsidRPr="00000000">
              <w:rPr>
                <w:rtl w:val="0"/>
              </w:rPr>
              <w:t xml:space="preserve">and tested by us before it was consolidated into</w:t>
            </w:r>
          </w:ins>
        </w:sdtContent>
      </w:sdt>
      <w:r w:rsidDel="00000000" w:rsidR="00000000" w:rsidRPr="00000000">
        <w:rPr>
          <w:rtl w:val="0"/>
        </w:rPr>
        <w:t xml:space="preserve"> one</w:t>
      </w:r>
      <w:sdt>
        <w:sdtPr>
          <w:id w:val="1935625921"/>
          <w:tag w:val="goog_rdk_102"/>
        </w:sdtPr>
        <w:sdtContent>
          <w:del w:author="OpenAI Codex" w:id="58" w:date="2026-10-16T00:44:00Z">
            <w:r w:rsidDel="00000000" w:rsidR="00000000" w:rsidRPr="00000000">
              <w:rPr>
                <w:rtl w:val="0"/>
              </w:rPr>
              <w:delText xml:space="preserve"> consolidated</w:delText>
            </w:r>
          </w:del>
        </w:sdtContent>
      </w:sdt>
      <w:r w:rsidDel="00000000" w:rsidR="00000000" w:rsidRPr="00000000">
        <w:rPr>
          <w:rtl w:val="0"/>
        </w:rPr>
        <w:t xml:space="preserve"> prompt that generates a complete electrochemistry article</w:t>
      </w:r>
      <w:sdt>
        <w:sdtPr>
          <w:id w:val="436386030"/>
          <w:tag w:val="goog_rdk_103"/>
        </w:sdtPr>
        <w:sdtContent>
          <w:del w:author="OpenAI Codex" w:id="59" w:date="2026-10-16T00:44:00Z">
            <w:r w:rsidDel="00000000" w:rsidR="00000000" w:rsidRPr="00000000">
              <w:rPr>
                <w:rtl w:val="0"/>
              </w:rPr>
              <w:delText xml:space="preserve"> after extensive human guidance</w:delText>
            </w:r>
          </w:del>
        </w:sdtContent>
      </w:sdt>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The manuscript instructions were developed through repeated </w:t>
      </w:r>
      <w:sdt>
        <w:sdtPr>
          <w:id w:val="-277778695"/>
          <w:tag w:val="goog_rdk_104"/>
        </w:sdtPr>
        <w:sdtContent>
          <w:del w:author="OpenAI Codex" w:id="60" w:date="2026-10-16T00:44:00Z">
            <w:r w:rsidDel="00000000" w:rsidR="00000000" w:rsidRPr="00000000">
              <w:rPr>
                <w:rtl w:val="0"/>
              </w:rPr>
              <w:delText xml:space="preserve">human</w:delText>
            </w:r>
          </w:del>
        </w:sdtContent>
      </w:sdt>
      <w:sdt>
        <w:sdtPr>
          <w:id w:val="1591391563"/>
          <w:tag w:val="goog_rdk_105"/>
        </w:sdtPr>
        <w:sdtContent>
          <w:ins w:author="OpenAI Codex" w:id="60" w:date="2026-10-16T00:44:00Z">
            <w:r w:rsidDel="00000000" w:rsidR="00000000" w:rsidRPr="00000000">
              <w:rPr>
                <w:rtl w:val="0"/>
              </w:rPr>
              <w:t xml:space="preserve">guidance</w:t>
            </w:r>
          </w:ins>
        </w:sdtContent>
      </w:sdt>
      <w:r w:rsidDel="00000000" w:rsidR="00000000" w:rsidRPr="00000000">
        <w:rPr>
          <w:rtl w:val="0"/>
        </w:rPr>
        <w:t xml:space="preserve"> </w:t>
      </w:r>
      <w:sdt>
        <w:sdtPr>
          <w:id w:val="1624412347"/>
          <w:tag w:val="goog_rdk_106"/>
        </w:sdtPr>
        <w:sdtContent>
          <w:del w:author="OpenAI Codex" w:id="61" w:date="2026-10-16T00:44:00Z">
            <w:r w:rsidDel="00000000" w:rsidR="00000000" w:rsidRPr="00000000">
              <w:rPr>
                <w:rtl w:val="0"/>
              </w:rPr>
              <w:delText xml:space="preserve">guidance</w:delText>
            </w:r>
          </w:del>
        </w:sdtContent>
      </w:sdt>
      <w:sdt>
        <w:sdtPr>
          <w:id w:val="-1049168627"/>
          <w:tag w:val="goog_rdk_107"/>
        </w:sdtPr>
        <w:sdtContent>
          <w:ins w:author="OpenAI Codex" w:id="61" w:date="2026-10-16T00:44:00Z">
            <w:r w:rsidDel="00000000" w:rsidR="00000000" w:rsidRPr="00000000">
              <w:rPr>
                <w:rtl w:val="0"/>
              </w:rPr>
              <w:t xml:space="preserve">from us</w:t>
            </w:r>
          </w:ins>
        </w:sdtContent>
      </w:sdt>
      <w:r w:rsidDel="00000000" w:rsidR="00000000" w:rsidRPr="00000000">
        <w:rPr>
          <w:rtl w:val="0"/>
        </w:rPr>
        <w:t xml:space="preserv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rsidR="00000000" w:rsidDel="00000000" w:rsidP="00000000" w:rsidRDefault="00000000" w:rsidRPr="00000000" w14:paraId="00000037">
      <w:pPr>
        <w:rPr/>
      </w:pPr>
      <w:r w:rsidDel="00000000" w:rsidR="00000000" w:rsidRPr="00000000">
        <w:rPr>
          <w:rtl w:val="0"/>
        </w:rPr>
        <w:t xml:space="preserve">The writing instructions were informed by the conventions taught in H. Glasman-Deal's Science Research Writing for Non-Native Speakers of English (2010) and Barbara Minto's The Minto Pyramid Principle (2010). Paragraph purpose, the order of claims and evidence, and direct language were specified for the LLM. These instructions were tested through successive drafting and then incorporated into the consolidated prompt.</w:t>
      </w:r>
    </w:p>
    <w:p w:rsidR="00000000" w:rsidDel="00000000" w:rsidP="00000000" w:rsidRDefault="00000000" w:rsidRPr="00000000" w14:paraId="00000038">
      <w:pPr>
        <w:rPr/>
      </w:pPr>
      <w:sdt>
        <w:sdtPr>
          <w:id w:val="-1235322724"/>
          <w:tag w:val="goog_rdk_109"/>
        </w:sdtPr>
        <w:sdtContent>
          <w:ins w:author="OpenAI Codex" w:id="62" w:date="2026-10-16T00:44:00Z">
            <w:r w:rsidDel="00000000" w:rsidR="00000000" w:rsidRPr="00000000">
              <w:rPr>
                <w:rtl w:val="0"/>
              </w:rPr>
              <w:t xml:space="preserve">The </w:t>
            </w:r>
          </w:ins>
        </w:sdtContent>
      </w:sdt>
      <w:r w:rsidDel="00000000" w:rsidR="00000000" w:rsidRPr="00000000">
        <w:rPr>
          <w:rtl w:val="0"/>
        </w:rPr>
        <w:t xml:space="preserve">LLM generated the complete article with a single prompt from verified scientific inputs and tested instructions. We then checked how the DFT calculations, ML predictions, figures, citations, terminology, and scientific interpretation were conveyed before submitting the article.</w:t>
      </w:r>
    </w:p>
    <w:p w:rsidR="00000000" w:rsidDel="00000000" w:rsidP="00000000" w:rsidRDefault="00000000" w:rsidRPr="00000000" w14:paraId="00000039">
      <w:pPr>
        <w:pStyle w:val="Heading1"/>
        <w:rPr/>
      </w:pPr>
      <w:r w:rsidDel="00000000" w:rsidR="00000000" w:rsidRPr="00000000">
        <w:rPr>
          <w:rtl w:val="0"/>
        </w:rPr>
        <w:t xml:space="preserve">3. Results and discussion</w:t>
      </w:r>
    </w:p>
    <w:p w:rsidR="00000000" w:rsidDel="00000000" w:rsidP="00000000" w:rsidRDefault="00000000" w:rsidRPr="00000000" w14:paraId="0000003A">
      <w:pPr>
        <w:pStyle w:val="Heading2"/>
        <w:rPr/>
      </w:pPr>
      <w:r w:rsidDel="00000000" w:rsidR="00000000" w:rsidRPr="00000000">
        <w:rPr>
          <w:rtl w:val="0"/>
        </w:rPr>
        <w:t xml:space="preserve">3.1. Molecular structures and adsorption centers</w:t>
      </w:r>
    </w:p>
    <w:p w:rsidR="00000000" w:rsidDel="00000000" w:rsidP="00000000" w:rsidRDefault="00000000" w:rsidRPr="00000000" w14:paraId="0000003B">
      <w:pPr>
        <w:rPr/>
      </w:pPr>
      <w:r w:rsidDel="00000000" w:rsidR="00000000" w:rsidRPr="00000000">
        <w:rPr>
          <w:rtl w:val="0"/>
        </w:rPr>
        <w:t xml:space="preserve">Figure 2 shows the common molecular structure and the four component classes used to build the catalyst dataset. Each molecule contains one dual-atom site with two metal-atom adsorption centers. The metal identities, bridge atoms, and diamine vary in the 87 catalyst DFT set, while A2 remains the fixed dialdehyde. The database retains the occupied adsorption center when an intermediate binds at either metal atom.</w:t>
      </w:r>
    </w:p>
    <w:p w:rsidR="00000000" w:rsidDel="00000000" w:rsidP="00000000" w:rsidRDefault="00000000" w:rsidRPr="00000000" w14:paraId="0000003C">
      <w:pPr>
        <w:jc w:val="center"/>
        <w:rPr/>
      </w:pPr>
      <w:r w:rsidDel="00000000" w:rsidR="00000000" w:rsidRPr="00000000">
        <w:rPr/>
        <w:drawing>
          <wp:inline distB="0" distT="0" distL="114300" distR="114300">
            <wp:extent cx="2970000" cy="2611709"/>
            <wp:effectExtent b="0" l="0" r="0" t="0"/>
            <wp:docPr id="108092565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970000" cy="261170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sdt>
        <w:sdtPr>
          <w:id w:val="451445834"/>
          <w:tag w:val="goog_rdk_110"/>
        </w:sdtPr>
        <w:sdtContent>
          <w:r w:rsidDel="00000000" w:rsidR="00000000" w:rsidRPr="00000000">
            <w:rPr>
              <w:b w:val="1"/>
              <w:bCs w:val="1"/>
              <w:rtl w:val="0"/>
              <w:rPrChange w:author="Ba Long Nguyen" w:id="63" w:date="2026-10-16T03:05:57Z">
                <w:rPr>
                  <w:rFonts w:ascii="Arial" w:cs="Arial" w:eastAsia="Arial" w:hAnsi="Arial"/>
                  <w:b w:val="1"/>
                  <w:bCs w:val="1"/>
                </w:rPr>
              </w:rPrChange>
            </w:rPr>
            <w:t xml:space="preserve">Figure 2</w:t>
          </w:r>
        </w:sdtContent>
      </w:sdt>
      <w:sdt>
        <w:sdtPr>
          <w:id w:val="887558878"/>
          <w:tag w:val="goog_rdk_111"/>
        </w:sdtPr>
        <w:sdtContent>
          <w:r w:rsidDel="00000000" w:rsidR="00000000" w:rsidRPr="00000000">
            <w:rPr>
              <w:rtl w:val="0"/>
              <w:rPrChange w:author="Ba Long Nguyen" w:id="63" w:date="2026-10-16T03:05:57Z">
                <w:rPr>
                  <w:rFonts w:ascii="Arial" w:cs="Arial" w:eastAsia="Arial" w:hAnsi="Arial"/>
                </w:rPr>
              </w:rPrChange>
            </w:rPr>
            <w:t xml:space="preserve">. Modular molecular structure of the studied DASCs. Colored regions and arrows identify the metal positions (purple), bridge atoms (red), diamine derived region (green), and dialdehyde derived region (orange). Related complexes are synthesized from diamines, dialdehydes, and metal salts </w:t>
          </w:r>
        </w:sdtContent>
      </w:sdt>
      <w:hyperlink r:id="rId34">
        <w:sdt>
          <w:sdtPr>
            <w:id w:val="2101831821"/>
            <w:tag w:val="goog_rdk_112"/>
          </w:sdtPr>
          <w:sdtContent>
            <w:r w:rsidDel="00000000" w:rsidR="00000000" w:rsidRPr="00000000">
              <w:rPr>
                <w:color w:val="0000ff"/>
                <w:u w:val="single"/>
                <w:rtl w:val="0"/>
                <w:rPrChange w:author="Ba Long Nguyen" w:id="63" w:date="2026-10-16T03:05:57Z">
                  <w:rPr>
                    <w:color w:val="0000ff"/>
                    <w:u w:val="single"/>
                  </w:rPr>
                </w:rPrChange>
              </w:rPr>
              <w:t xml:space="preserve">[10.26434/chemrxiv.15001712/v1]</w:t>
            </w:r>
          </w:sdtContent>
        </w:sdt>
      </w:hyperlink>
      <w:sdt>
        <w:sdtPr>
          <w:id w:val="951906621"/>
          <w:tag w:val="goog_rdk_113"/>
        </w:sdtPr>
        <w:sdtContent>
          <w:r w:rsidDel="00000000" w:rsidR="00000000" w:rsidRPr="00000000">
            <w:rPr>
              <w:rtl w:val="0"/>
              <w:rPrChange w:author="Ba Long Nguyen" w:id="63" w:date="2026-10-16T03:05:57Z">
                <w:rPr>
                  <w:rFonts w:ascii="Arial" w:cs="Arial" w:eastAsia="Arial" w:hAnsi="Arial"/>
                </w:rPr>
              </w:rPrChange>
            </w:rPr>
            <w:t xml:space="preserve">. The metal positions can contain Cr, Mn, Fe, Co, Ni, or Cu; the bridge atoms can be N, O, or S. B1 and B2 denote the 1,2-phenylenediamine and 1,8-naphthalenediamine fragments, respectively; A2 is 2-hydroxyisophthalaldehyde. These labels and additional component combinations are defined in the data article </w:t>
          </w:r>
        </w:sdtContent>
      </w:sdt>
      <w:hyperlink r:id="rId35">
        <w:sdt>
          <w:sdtPr>
            <w:id w:val="-491688717"/>
            <w:tag w:val="goog_rdk_114"/>
          </w:sdtPr>
          <w:sdtContent>
            <w:r w:rsidDel="00000000" w:rsidR="00000000" w:rsidRPr="00000000">
              <w:rPr>
                <w:color w:val="0000ff"/>
                <w:u w:val="single"/>
                <w:rtl w:val="0"/>
                <w:rPrChange w:author="Ba Long Nguyen" w:id="63" w:date="2026-10-16T03:05:57Z">
                  <w:rPr>
                    <w:color w:val="0000ff"/>
                    <w:u w:val="single"/>
                  </w:rPr>
                </w:rPrChange>
              </w:rPr>
              <w:t xml:space="preserve">[10.1016/j.dib.2026.112806]</w:t>
            </w:r>
          </w:sdtContent>
        </w:sdt>
      </w:hyperlink>
      <w:sdt>
        <w:sdtPr>
          <w:id w:val="1606912532"/>
          <w:tag w:val="goog_rdk_115"/>
        </w:sdtPr>
        <w:sdtContent>
          <w:r w:rsidDel="00000000" w:rsidR="00000000" w:rsidRPr="00000000">
            <w:rPr>
              <w:rtl w:val="0"/>
              <w:rPrChange w:author="Ba Long Nguyen" w:id="63" w:date="2026-10-16T03:05:57Z">
                <w:rPr>
                  <w:rFonts w:ascii="Arial" w:cs="Arial" w:eastAsia="Arial" w:hAnsi="Arial"/>
                </w:rPr>
              </w:rPrChange>
            </w:rPr>
            <w:t xml:space="preserve">.</w:t>
          </w:r>
        </w:sdtContent>
      </w:sdt>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87 catalyst structures were matched by catalyst and adsorption center. We applied the stated electronic adsorption energy filters before fitting the scaling relations and evaluating the ORR overpotentials in Figure 3.</w:t>
      </w:r>
    </w:p>
    <w:p w:rsidR="00000000" w:rsidDel="00000000" w:rsidP="00000000" w:rsidRDefault="00000000" w:rsidRPr="00000000" w14:paraId="0000003F">
      <w:pPr>
        <w:pStyle w:val="Heading2"/>
        <w:rPr/>
      </w:pPr>
      <w:r w:rsidDel="00000000" w:rsidR="00000000" w:rsidRPr="00000000">
        <w:rPr>
          <w:rtl w:val="0"/>
        </w:rPr>
        <w:t xml:space="preserve">3.2. Adsorption scaling and calculated ORR thermodynamics</w:t>
      </w:r>
    </w:p>
    <w:p w:rsidR="00000000" w:rsidDel="00000000" w:rsidP="00000000" w:rsidRDefault="00000000" w:rsidRPr="00000000" w14:paraId="00000040">
      <w:pPr>
        <w:rPr/>
      </w:pPr>
      <w:r w:rsidDel="00000000" w:rsidR="00000000" w:rsidRPr="00000000">
        <w:rPr>
          <w:rtl w:val="0"/>
        </w:rPr>
        <w:t xml:space="preserve">Figure 3a relates the DFT calculated O and OOH adsorption free energies to OH adsorption free energy for the retained catalyst and adsorption center combinations. The OOH–OH fit has a slope of 0.69 and an intercept of 3.05 eV, while the O–OH fit has a slope of 1.66 and an intercept of 1.17 eV. The slopes are below the commonly used values of 1 and 2; material-dependent slopes and intercepts also occur in metal–nitrogen–carbon catalysts </w:t>
      </w:r>
      <w:hyperlink r:id="rId36">
        <w:r w:rsidDel="00000000" w:rsidR="00000000" w:rsidRPr="00000000">
          <w:rPr>
            <w:color w:val="0000ff"/>
            <w:u w:val="single"/>
            <w:rtl w:val="0"/>
          </w:rPr>
          <w:t xml:space="preserve">[10.1039/D5CS00597C]</w:t>
        </w:r>
      </w:hyperlink>
      <w:r w:rsidDel="00000000" w:rsidR="00000000" w:rsidRPr="00000000">
        <w:rPr>
          <w:rtl w:val="0"/>
        </w:rPr>
        <w:t xml:space="preserve">. The steeper O–OH relation gives O binding the larger response to changes in OH binding. Figure 3 carries both fits through the four CHE steps to show the overpotential volcano.</w:t>
      </w:r>
    </w:p>
    <w:p w:rsidR="00000000" w:rsidDel="00000000" w:rsidP="00000000" w:rsidRDefault="00000000" w:rsidRPr="00000000" w14:paraId="00000041">
      <w:pPr>
        <w:jc w:val="center"/>
        <w:rPr/>
      </w:pPr>
      <w:r w:rsidDel="00000000" w:rsidR="00000000" w:rsidRPr="00000000">
        <w:rPr/>
        <w:drawing>
          <wp:inline distB="0" distT="0" distL="114300" distR="114300">
            <wp:extent cx="6120000" cy="3059237"/>
            <wp:effectExtent b="0" l="0" r="0" t="0"/>
            <wp:docPr id="1080925655"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120000" cy="3059237"/>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42">
      <w:pPr>
        <w:rPr/>
      </w:pPr>
      <w:sdt>
        <w:sdtPr>
          <w:id w:val="1409280973"/>
          <w:tag w:val="goog_rdk_116"/>
        </w:sdtPr>
        <w:sdtContent>
          <w:r w:rsidDel="00000000" w:rsidR="00000000" w:rsidRPr="00000000">
            <w:rPr>
              <w:b w:val="1"/>
              <w:bCs w:val="1"/>
              <w:rtl w:val="0"/>
              <w:rPrChange w:author="Ba Long Nguyen" w:id="64" w:date="2026-10-16T03:06:14Z">
                <w:rPr>
                  <w:rFonts w:ascii="Arial" w:cs="Arial" w:eastAsia="Arial" w:hAnsi="Arial"/>
                  <w:b w:val="1"/>
                  <w:bCs w:val="1"/>
                </w:rPr>
              </w:rPrChange>
            </w:rPr>
            <w:t xml:space="preserve">Figure 3</w:t>
          </w:r>
        </w:sdtContent>
      </w:sdt>
      <w:sdt>
        <w:sdtPr>
          <w:id w:val="1714689982"/>
          <w:tag w:val="goog_rdk_117"/>
        </w:sdtPr>
        <w:sdtContent>
          <w:r w:rsidDel="00000000" w:rsidR="00000000" w:rsidRPr="00000000">
            <w:rPr>
              <w:rtl w:val="0"/>
              <w:rPrChange w:author="Ba Long Nguyen" w:id="64" w:date="2026-10-16T03:06:14Z">
                <w:rPr>
                  <w:rFonts w:ascii="Arial" w:cs="Arial" w:eastAsia="Arial" w:hAnsi="Arial"/>
                </w:rPr>
              </w:rPrChange>
            </w:rPr>
            <w:t xml:space="preserve">. DFT adsorption scaling relations and conventional CHE overpotential volcano for the studied DASCs. (a) Calculated O and OOH adsorption free energies versus OH adsorption free energy for the retained pathways. Circles denote O and squares denote OOH. Jmol colors identify the adsorption 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scaling relation, and the star marks zero overpotential at an OH adsorption free energy of 1.23 eV. Structural components are explained in </w:t>
          </w:r>
        </w:sdtContent>
      </w:sdt>
      <w:sdt>
        <w:sdtPr>
          <w:id w:val="1830491977"/>
          <w:tag w:val="goog_rdk_118"/>
        </w:sdtPr>
        <w:sdtContent>
          <w:r w:rsidDel="00000000" w:rsidR="00000000" w:rsidRPr="00000000">
            <w:rPr>
              <w:b w:val="1"/>
              <w:bCs w:val="1"/>
              <w:rtl w:val="0"/>
              <w:rPrChange w:author="Ba Long Nguyen" w:id="64" w:date="2026-10-16T03:06:14Z">
                <w:rPr>
                  <w:rFonts w:ascii="Arial" w:cs="Arial" w:eastAsia="Arial" w:hAnsi="Arial"/>
                  <w:b w:val="1"/>
                  <w:bCs w:val="1"/>
                </w:rPr>
              </w:rPrChange>
            </w:rPr>
            <w:t xml:space="preserve">Figure 2</w:t>
          </w:r>
        </w:sdtContent>
      </w:sdt>
      <w:sdt>
        <w:sdtPr>
          <w:id w:val="-733217662"/>
          <w:tag w:val="goog_rdk_119"/>
        </w:sdtPr>
        <w:sdtContent>
          <w:r w:rsidDel="00000000" w:rsidR="00000000" w:rsidRPr="00000000">
            <w:rPr>
              <w:rtl w:val="0"/>
              <w:rPrChange w:author="Ba Long Nguyen" w:id="64" w:date="2026-10-16T03:06:14Z">
                <w:rPr>
                  <w:rFonts w:ascii="Arial" w:cs="Arial" w:eastAsia="Arial" w:hAnsi="Arial"/>
                </w:rPr>
              </w:rPrChange>
            </w:rPr>
            <w:t xml:space="preserve">.</w:t>
          </w:r>
        </w:sdtContent>
      </w:sdt>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three lowest calculated CHE overpotentials belong to a Cr–Mn DASC with S bridge atoms and 1,2-phenylenediamine at the Mn adsorption center (0.29 V), a Mn–Mn DASC with S bridge atoms and 1,2-phenylenediamine at the Mn adsorption center (0.34 V), and an Fe–Cu DASC with S bridge atoms and 1,8-naphthalenediamine at the Fe adsorption center (0.36 V). All three contain S bridge atoms, while their metal pairs and diamines differ.</w:t>
      </w:r>
    </w:p>
    <w:p w:rsidR="00000000" w:rsidDel="00000000" w:rsidP="00000000" w:rsidRDefault="00000000" w:rsidRPr="00000000" w14:paraId="00000044">
      <w:pPr>
        <w:pStyle w:val="Heading2"/>
        <w:rPr/>
      </w:pPr>
      <w:r w:rsidDel="00000000" w:rsidR="00000000" w:rsidRPr="00000000">
        <w:rPr>
          <w:rtl w:val="0"/>
        </w:rPr>
        <w:t xml:space="preserve">3.3. Regression predictions across catalyst families</w:t>
      </w:r>
    </w:p>
    <w:p w:rsidR="00000000" w:rsidDel="00000000" w:rsidP="00000000" w:rsidRDefault="00000000" w:rsidRPr="00000000" w14:paraId="00000045">
      <w:pPr>
        <w:rPr/>
      </w:pPr>
      <w:r w:rsidDel="00000000" w:rsidR="00000000" w:rsidRPr="00000000">
        <w:rPr>
          <w:rtl w:val="0"/>
        </w:rPr>
        <w:t xml:space="preserve">The lowest DFT overpotential decile contains 12 catalyst and adsorption center combinations. Five have Co adsorption centers, four have Mn, and three have Fe; none have Cr, Ni, or Cu adsorption centers. Seven contain S–S bridges, four contain N–N bridges, and one contains an O–O bridge. The 1,2-phenylenediamine and 1,8-naphthalenediamine each occur six times. The DFT pool therefore selects a restricted set of adsorption center metals and moderately favors S bridge atoms, while it shows no preference between the diamines.</w:t>
      </w:r>
    </w:p>
    <w:p w:rsidR="00000000" w:rsidDel="00000000" w:rsidP="00000000" w:rsidRDefault="00000000" w:rsidRPr="00000000" w14:paraId="00000046">
      <w:pPr>
        <w:rPr/>
      </w:pPr>
      <w:r w:rsidDel="00000000" w:rsidR="00000000" w:rsidRPr="00000000">
        <w:rPr>
          <w:rtl w:val="0"/>
        </w:rPr>
        <w:t xml:space="preserve">The ML predictions guide catalyst selection across the larger molecular dataset. Fe adsorption centers predominate among the lowest predicted overpotentials, while S bridges and the 1,2-phenylenediamine fragment identify families for further calculations and synthesis. These trends are model predictions under the charge and spin treatment described in Section 2.2.</w:t>
      </w:r>
    </w:p>
    <w:p w:rsidR="00000000" w:rsidDel="00000000" w:rsidP="00000000" w:rsidRDefault="00000000" w:rsidRPr="00000000" w14:paraId="00000047">
      <w:pPr>
        <w:jc w:val="center"/>
        <w:rPr/>
      </w:pPr>
      <w:r w:rsidDel="00000000" w:rsidR="00000000" w:rsidRPr="00000000">
        <w:rPr/>
        <w:drawing>
          <wp:inline distB="0" distT="0" distL="114300" distR="114300">
            <wp:extent cx="6120000" cy="3059237"/>
            <wp:effectExtent b="0" l="0" r="0" t="0"/>
            <wp:docPr id="1080925654"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120000" cy="305923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sdt>
        <w:sdtPr>
          <w:id w:val="527714527"/>
          <w:tag w:val="goog_rdk_120"/>
        </w:sdtPr>
        <w:sdtContent>
          <w:r w:rsidDel="00000000" w:rsidR="00000000" w:rsidRPr="00000000">
            <w:rPr>
              <w:b w:val="1"/>
              <w:bCs w:val="1"/>
              <w:rtl w:val="0"/>
              <w:rPrChange w:author="Ba Long Nguyen" w:id="65" w:date="2026-10-16T03:06:37Z">
                <w:rPr>
                  <w:rFonts w:ascii="Arial" w:cs="Arial" w:eastAsia="Arial" w:hAnsi="Arial"/>
                  <w:b w:val="1"/>
                  <w:bCs w:val="1"/>
                </w:rPr>
              </w:rPrChange>
            </w:rPr>
            <w:t xml:space="preserve">Figure 4</w:t>
          </w:r>
        </w:sdtContent>
      </w:sdt>
      <w:sdt>
        <w:sdtPr>
          <w:id w:val="1530904666"/>
          <w:tag w:val="goog_rdk_121"/>
        </w:sdtPr>
        <w:sdtContent>
          <w:r w:rsidDel="00000000" w:rsidR="00000000" w:rsidRPr="00000000">
            <w:rPr>
              <w:rtl w:val="0"/>
              <w:rPrChange w:author="Ba Long Nguyen" w:id="65" w:date="2026-10-16T03:06:37Z">
                <w:rPr>
                  <w:rFonts w:ascii="Arial" w:cs="Arial" w:eastAsia="Arial" w:hAnsi="Arial"/>
                </w:rPr>
              </w:rPrChange>
            </w:rPr>
            <w:t xml:space="preserve">. ML predicted adsorption scaling relations and conventional CHE overpotential volcano for the molecular catalyst dataset. (a) Predicted O and OOH adsorption free energies versus predicted OH adsorption free energy. Circles denote O and squares denote OOH. Jmol colors identify the adsorption center 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is the ideal scaling relation, and the star marks zero overpotential at an OH adsorption free energy of 1.23 eV. Structural components are explained in </w:t>
          </w:r>
        </w:sdtContent>
      </w:sdt>
      <w:sdt>
        <w:sdtPr>
          <w:id w:val="-1668887028"/>
          <w:tag w:val="goog_rdk_122"/>
        </w:sdtPr>
        <w:sdtContent>
          <w:r w:rsidDel="00000000" w:rsidR="00000000" w:rsidRPr="00000000">
            <w:rPr>
              <w:b w:val="1"/>
              <w:bCs w:val="1"/>
              <w:rtl w:val="0"/>
              <w:rPrChange w:author="Ba Long Nguyen" w:id="65" w:date="2026-10-16T03:06:37Z">
                <w:rPr>
                  <w:rFonts w:ascii="Arial" w:cs="Arial" w:eastAsia="Arial" w:hAnsi="Arial"/>
                  <w:b w:val="1"/>
                  <w:bCs w:val="1"/>
                </w:rPr>
              </w:rPrChange>
            </w:rPr>
            <w:t xml:space="preserve">Figure 2</w:t>
          </w:r>
        </w:sdtContent>
      </w:sdt>
      <w:sdt>
        <w:sdtPr>
          <w:id w:val="1970634086"/>
          <w:tag w:val="goog_rdk_123"/>
        </w:sdtPr>
        <w:sdtContent>
          <w:r w:rsidDel="00000000" w:rsidR="00000000" w:rsidRPr="00000000">
            <w:rPr>
              <w:rtl w:val="0"/>
              <w:rPrChange w:author="Ba Long Nguyen" w:id="65" w:date="2026-10-16T03:06:37Z">
                <w:rPr>
                  <w:rFonts w:ascii="Arial" w:cs="Arial" w:eastAsia="Arial" w:hAnsi="Arial"/>
                </w:rPr>
              </w:rPrChange>
            </w:rPr>
            <w:t xml:space="preserve">. Predicted adsorption potential energies were converted to free energies with the corrections in Section 2.3.</w:t>
          </w:r>
        </w:sdtContent>
      </w:sdt>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3.4. Molecular catalyst design in context</w:t>
      </w:r>
    </w:p>
    <w:p w:rsidR="00000000" w:rsidDel="00000000" w:rsidP="00000000" w:rsidRDefault="00000000" w:rsidRPr="00000000" w14:paraId="0000004A">
      <w:pPr>
        <w:rPr/>
      </w:pPr>
      <w:r w:rsidDel="00000000" w:rsidR="00000000" w:rsidRPr="00000000">
        <w:rPr>
          <w:rtl w:val="0"/>
        </w:rPr>
        <w:t xml:space="preserve">Our previous research on the studied molecular catalyst family found that phenylene and naphthalene diamines used in synthesis alter the distance between Co centers, oxygen intermediate binding geometry, and ORR selectivity [</w:t>
      </w:r>
      <w:hyperlink r:id="rId39">
        <w:r w:rsidDel="00000000" w:rsidR="00000000" w:rsidRPr="00000000">
          <w:rPr>
            <w:color w:val="0000ff"/>
            <w:u w:val="single"/>
            <w:rtl w:val="0"/>
          </w:rPr>
          <w:t xml:space="preserve">10.26434/chemrxiv.15001712/v1</w:t>
        </w:r>
      </w:hyperlink>
      <w:r w:rsidDel="00000000" w:rsidR="00000000" w:rsidRPr="00000000">
        <w:rPr>
          <w:rtl w:val="0"/>
        </w:rPr>
        <w:t xml:space="preserve">]. Other authors speculate on  bidentate OOH binding (which we do not see in our DFT calculations) and changes in metal coordination with bridge and ligand structure [</w:t>
      </w:r>
      <w:hyperlink r:id="rId40">
        <w:r w:rsidDel="00000000" w:rsidR="00000000" w:rsidRPr="00000000">
          <w:rPr>
            <w:color w:val="0000ff"/>
            <w:u w:val="single"/>
            <w:rtl w:val="0"/>
          </w:rPr>
          <w:t xml:space="preserve">10.1021/jacs.4c12705</w:t>
        </w:r>
      </w:hyperlink>
      <w:r w:rsidDel="00000000" w:rsidR="00000000" w:rsidRPr="00000000">
        <w:rPr>
          <w:rtl w:val="0"/>
        </w:rPr>
        <w:t xml:space="preserve">; </w:t>
      </w:r>
      <w:hyperlink r:id="rId41">
        <w:r w:rsidDel="00000000" w:rsidR="00000000" w:rsidRPr="00000000">
          <w:rPr>
            <w:color w:val="0000ff"/>
            <w:u w:val="single"/>
            <w:rtl w:val="0"/>
          </w:rPr>
          <w:t xml:space="preserve">10.1021/acscatal.6c00046</w:t>
        </w:r>
      </w:hyperlink>
      <w:r w:rsidDel="00000000" w:rsidR="00000000" w:rsidRPr="00000000">
        <w:rPr>
          <w:rtl w:val="0"/>
        </w:rPr>
        <w:t xml:space="preserve">].  Herewith, our earlier Co–Co study explored a related O-bridged molecular catalyst at a total charge of +4, outside the +2 charge set screened here. Its DFT analysis suggested a lower ORR overpotential than those found in the present set, although that study did not apply the same empirical free-energy corrections used here . The values therefore illustrate the scope for further exploration rather than a directly comparable ranking. That study and Sun's Co–Co complex show that specific OOH binding geometries can give an OOH–OH free-energy separation below 3 eV; such local behavior does not describe the global fit of the present dataset .</w:t>
      </w:r>
    </w:p>
    <w:p w:rsidR="00000000" w:rsidDel="00000000" w:rsidP="00000000" w:rsidRDefault="00000000" w:rsidRPr="00000000" w14:paraId="0000004B">
      <w:pPr>
        <w:rPr/>
      </w:pPr>
      <w:r w:rsidDel="00000000" w:rsidR="00000000" w:rsidRPr="00000000">
        <w:rPr>
          <w:rtl w:val="0"/>
        </w:rPr>
        <w:t xml:space="preserve">Zhang et al. provide the closest precedent through catalysis-unit engineering [</w:t>
      </w:r>
      <w:hyperlink r:id="rId42">
        <w:r w:rsidDel="00000000" w:rsidR="00000000" w:rsidRPr="00000000">
          <w:rPr>
            <w:color w:val="0000ff"/>
            <w:u w:val="single"/>
            <w:rtl w:val="0"/>
          </w:rPr>
          <w:t xml:space="preserve">10.1002/adma.202403549</w:t>
        </w:r>
      </w:hyperlink>
      <w:r w:rsidDel="00000000" w:rsidR="00000000" w:rsidRPr="00000000">
        <w:rPr>
          <w:rtl w:val="0"/>
        </w:rPr>
        <w:t xml:space="preserve">]. They evaluated 60 homonuclear salphen units assembled from ten metals and six coordination environments, calculated oxygen evolution reaction (OER) free energies and scaling relations with DFT, ranked 27 descriptors with XGBoost, and used the Sure Independence Screening and Sparsifying Operator (SISSO) to build an interpretable model before incorporating selected Ni and Co units into salphen covalent organic materials. Our ORR study covers 87 molecular catalysts in the DFT stage, includes homo- and heteronuclear metal pairs, resolves adsorption at either metal center, and extends prediction to 1347 optimized structures. The reactions and regression models differ, yet both studies show how DFT results can train ML models to identify structural trends across catalyst families.</w:t>
      </w:r>
    </w:p>
    <w:p w:rsidR="00000000" w:rsidDel="00000000" w:rsidP="00000000" w:rsidRDefault="00000000" w:rsidRPr="00000000" w14:paraId="0000004C">
      <w:pPr>
        <w:rPr/>
      </w:pPr>
      <w:r w:rsidDel="00000000" w:rsidR="00000000" w:rsidRPr="00000000">
        <w:rPr>
          <w:rtl w:val="0"/>
        </w:rPr>
        <w:t xml:space="preserve">Zhang et al. OOH–OH scaling relation has a slope of 0.96 and an intercept of 2.98 eV . The corresponding fit across our filtered ORR pathways has a slope of 0.69 and an intercept of 3.05 eV. Zhang et al. included additional metals resulting in a wider OH adsorption energy range, which  gives the regression more leverage at strong adsorption, while differences in reaction, catalyst selection, and free-energy treatment also affect a direct comparison. Both studies show that a fitted slope must be read together with the chemical domain from which it was obtained.</w:t>
      </w:r>
    </w:p>
    <w:p w:rsidR="00000000" w:rsidDel="00000000" w:rsidP="00000000" w:rsidRDefault="00000000" w:rsidRPr="00000000" w14:paraId="0000004D">
      <w:pPr>
        <w:rPr/>
      </w:pPr>
      <w:r w:rsidDel="00000000" w:rsidR="00000000" w:rsidRPr="00000000">
        <w:rPr>
          <w:rtl w:val="0"/>
        </w:rPr>
        <w:t xml:space="preserve">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43">
        <w:r w:rsidDel="00000000" w:rsidR="00000000" w:rsidRPr="00000000">
          <w:rPr>
            <w:color w:val="0000ff"/>
            <w:u w:val="single"/>
            <w:rtl w:val="0"/>
          </w:rPr>
          <w:t xml:space="preserve">10.1002/adma.74833</w:t>
        </w:r>
      </w:hyperlink>
      <w:r w:rsidDel="00000000" w:rsidR="00000000" w:rsidRPr="00000000">
        <w:rPr>
          <w:rtl w:val="0"/>
        </w:rPr>
        <w:t xml:space="preserve">].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rsidR="00000000" w:rsidDel="00000000" w:rsidP="00000000" w:rsidRDefault="00000000" w:rsidRPr="00000000" w14:paraId="0000004E">
      <w:pPr>
        <w:rPr/>
      </w:pPr>
      <w:r w:rsidDel="00000000" w:rsidR="00000000" w:rsidRPr="00000000">
        <w:rPr>
          <w:rtl w:val="0"/>
        </w:rPr>
        <w:t xml:space="preserve">ML-assisted catalyst screening is already well established. Jia </w:t>
      </w:r>
      <w:sdt>
        <w:sdtPr>
          <w:id w:val="1810019792"/>
          <w:tag w:val="goog_rdk_124"/>
        </w:sdtPr>
        <w:sdtContent>
          <w:del w:author="OpenAI Codex" w:id="66" w:date="2026-10-16T00:44:00Z">
            <w:r w:rsidDel="00000000" w:rsidR="00000000" w:rsidRPr="00000000">
              <w:rPr>
                <w:rtl w:val="0"/>
              </w:rPr>
              <w:delText xml:space="preserve">and</w:delText>
            </w:r>
          </w:del>
        </w:sdtContent>
      </w:sdt>
      <w:sdt>
        <w:sdtPr>
          <w:id w:val="1584655346"/>
          <w:tag w:val="goog_rdk_125"/>
        </w:sdtPr>
        <w:sdtContent>
          <w:ins w:author="OpenAI Codex" w:id="66" w:date="2026-10-16T00:44:00Z">
            <w:r w:rsidDel="00000000" w:rsidR="00000000" w:rsidRPr="00000000">
              <w:rPr>
                <w:rtl w:val="0"/>
              </w:rPr>
              <w:t xml:space="preserve">et</w:t>
            </w:r>
          </w:ins>
        </w:sdtContent>
      </w:sdt>
      <w:r w:rsidDel="00000000" w:rsidR="00000000" w:rsidRPr="00000000">
        <w:rPr>
          <w:rtl w:val="0"/>
        </w:rPr>
        <w:t xml:space="preserve"> </w:t>
      </w:r>
      <w:sdt>
        <w:sdtPr>
          <w:id w:val="1719230288"/>
          <w:tag w:val="goog_rdk_126"/>
        </w:sdtPr>
        <w:sdtContent>
          <w:del w:author="OpenAI Codex" w:id="67" w:date="2026-10-16T00:44:00Z">
            <w:r w:rsidDel="00000000" w:rsidR="00000000" w:rsidRPr="00000000">
              <w:rPr>
                <w:rtl w:val="0"/>
              </w:rPr>
              <w:delText xml:space="preserve">colleagues</w:delText>
            </w:r>
          </w:del>
        </w:sdtContent>
      </w:sdt>
      <w:sdt>
        <w:sdtPr>
          <w:id w:val="1014065767"/>
          <w:tag w:val="goog_rdk_127"/>
        </w:sdtPr>
        <w:sdtContent>
          <w:ins w:author="OpenAI Codex" w:id="67" w:date="2026-10-16T00:44:00Z">
            <w:r w:rsidDel="00000000" w:rsidR="00000000" w:rsidRPr="00000000">
              <w:rPr>
                <w:rtl w:val="0"/>
              </w:rPr>
              <w:t xml:space="preserve">al.</w:t>
            </w:r>
          </w:ins>
        </w:sdtContent>
      </w:sdt>
      <w:r w:rsidDel="00000000" w:rsidR="00000000" w:rsidRPr="00000000">
        <w:rPr>
          <w:rtl w:val="0"/>
        </w:rPr>
        <w:t xml:space="preserve"> review data-driven oxygen evolution studies </w:t>
      </w:r>
      <w:hyperlink r:id="rId44">
        <w:r w:rsidDel="00000000" w:rsidR="00000000" w:rsidRPr="00000000">
          <w:rPr>
            <w:color w:val="0000ff"/>
            <w:u w:val="single"/>
            <w:rtl w:val="0"/>
          </w:rPr>
          <w:t xml:space="preserve">[10.1002/adfm.77325]</w:t>
        </w:r>
      </w:hyperlink>
      <w:r w:rsidDel="00000000" w:rsidR="00000000" w:rsidRPr="00000000">
        <w:rPr>
          <w:rtl w:val="0"/>
        </w:rPr>
        <w:t xml:space="preserve">; Chen </w:t>
      </w:r>
      <w:sdt>
        <w:sdtPr>
          <w:id w:val="-837036926"/>
          <w:tag w:val="goog_rdk_128"/>
        </w:sdtPr>
        <w:sdtContent>
          <w:del w:author="OpenAI Codex" w:id="68" w:date="2026-10-16T00:44:00Z">
            <w:r w:rsidDel="00000000" w:rsidR="00000000" w:rsidRPr="00000000">
              <w:rPr>
                <w:rtl w:val="0"/>
              </w:rPr>
              <w:delText xml:space="preserve">and</w:delText>
            </w:r>
          </w:del>
        </w:sdtContent>
      </w:sdt>
      <w:sdt>
        <w:sdtPr>
          <w:id w:val="-467622021"/>
          <w:tag w:val="goog_rdk_129"/>
        </w:sdtPr>
        <w:sdtContent>
          <w:ins w:author="OpenAI Codex" w:id="68" w:date="2026-10-16T00:44:00Z">
            <w:r w:rsidDel="00000000" w:rsidR="00000000" w:rsidRPr="00000000">
              <w:rPr>
                <w:rtl w:val="0"/>
              </w:rPr>
              <w:t xml:space="preserve">et</w:t>
            </w:r>
          </w:ins>
        </w:sdtContent>
      </w:sdt>
      <w:r w:rsidDel="00000000" w:rsidR="00000000" w:rsidRPr="00000000">
        <w:rPr>
          <w:rtl w:val="0"/>
        </w:rPr>
        <w:t xml:space="preserve"> </w:t>
      </w:r>
      <w:sdt>
        <w:sdtPr>
          <w:id w:val="-392745040"/>
          <w:tag w:val="goog_rdk_130"/>
        </w:sdtPr>
        <w:sdtContent>
          <w:del w:author="OpenAI Codex" w:id="69" w:date="2026-10-16T00:44:00Z">
            <w:r w:rsidDel="00000000" w:rsidR="00000000" w:rsidRPr="00000000">
              <w:rPr>
                <w:rtl w:val="0"/>
              </w:rPr>
              <w:delText xml:space="preserve">colleagues</w:delText>
            </w:r>
          </w:del>
        </w:sdtContent>
      </w:sdt>
      <w:sdt>
        <w:sdtPr>
          <w:id w:val="1556796369"/>
          <w:tag w:val="goog_rdk_131"/>
        </w:sdtPr>
        <w:sdtContent>
          <w:ins w:author="OpenAI Codex" w:id="69" w:date="2026-10-16T00:44:00Z">
            <w:r w:rsidDel="00000000" w:rsidR="00000000" w:rsidRPr="00000000">
              <w:rPr>
                <w:rtl w:val="0"/>
              </w:rPr>
              <w:t xml:space="preserve">al.</w:t>
            </w:r>
          </w:ins>
        </w:sdtContent>
      </w:sdt>
      <w:r w:rsidDel="00000000" w:rsidR="00000000" w:rsidRPr="00000000">
        <w:rPr>
          <w:rtl w:val="0"/>
        </w:rPr>
        <w:t xml:space="preserve"> combine DFT, ML, and experimental validation for ORR catalyst screening </w:t>
      </w:r>
      <w:hyperlink r:id="rId45">
        <w:r w:rsidDel="00000000" w:rsidR="00000000" w:rsidRPr="00000000">
          <w:rPr>
            <w:color w:val="0000ff"/>
            <w:u w:val="single"/>
            <w:rtl w:val="0"/>
          </w:rPr>
          <w:t xml:space="preserve">[10.1021/acscatal.6c02383]</w:t>
        </w:r>
      </w:hyperlink>
      <w:r w:rsidDel="00000000" w:rsidR="00000000" w:rsidRPr="00000000">
        <w:rPr>
          <w:rtl w:val="0"/>
        </w:rPr>
        <w:t xml:space="preserve">; and Benarbia </w:t>
      </w:r>
      <w:sdt>
        <w:sdtPr>
          <w:id w:val="-639922457"/>
          <w:tag w:val="goog_rdk_132"/>
        </w:sdtPr>
        <w:sdtContent>
          <w:del w:author="OpenAI Codex" w:id="70" w:date="2026-10-16T00:44:00Z">
            <w:r w:rsidDel="00000000" w:rsidR="00000000" w:rsidRPr="00000000">
              <w:rPr>
                <w:rtl w:val="0"/>
              </w:rPr>
              <w:delText xml:space="preserve">and</w:delText>
            </w:r>
          </w:del>
        </w:sdtContent>
      </w:sdt>
      <w:sdt>
        <w:sdtPr>
          <w:id w:val="-1050575667"/>
          <w:tag w:val="goog_rdk_133"/>
        </w:sdtPr>
        <w:sdtContent>
          <w:ins w:author="OpenAI Codex" w:id="70" w:date="2026-10-16T00:44:00Z">
            <w:r w:rsidDel="00000000" w:rsidR="00000000" w:rsidRPr="00000000">
              <w:rPr>
                <w:rtl w:val="0"/>
              </w:rPr>
              <w:t xml:space="preserve">et</w:t>
            </w:r>
          </w:ins>
        </w:sdtContent>
      </w:sdt>
      <w:r w:rsidDel="00000000" w:rsidR="00000000" w:rsidRPr="00000000">
        <w:rPr>
          <w:rtl w:val="0"/>
        </w:rPr>
        <w:t xml:space="preserve"> </w:t>
      </w:r>
      <w:sdt>
        <w:sdtPr>
          <w:id w:val="610164714"/>
          <w:tag w:val="goog_rdk_134"/>
        </w:sdtPr>
        <w:sdtContent>
          <w:del w:author="OpenAI Codex" w:id="71" w:date="2026-10-16T00:44:00Z">
            <w:r w:rsidDel="00000000" w:rsidR="00000000" w:rsidRPr="00000000">
              <w:rPr>
                <w:rtl w:val="0"/>
              </w:rPr>
              <w:delText xml:space="preserve">colleagues</w:delText>
            </w:r>
          </w:del>
        </w:sdtContent>
      </w:sdt>
      <w:sdt>
        <w:sdtPr>
          <w:id w:val="959477287"/>
          <w:tag w:val="goog_rdk_135"/>
        </w:sdtPr>
        <w:sdtContent>
          <w:ins w:author="OpenAI Codex" w:id="71" w:date="2026-10-16T00:44:00Z">
            <w:r w:rsidDel="00000000" w:rsidR="00000000" w:rsidRPr="00000000">
              <w:rPr>
                <w:rtl w:val="0"/>
              </w:rPr>
              <w:t xml:space="preserve">al.</w:t>
            </w:r>
          </w:ins>
        </w:sdtContent>
      </w:sdt>
      <w:r w:rsidDel="00000000" w:rsidR="00000000" w:rsidRPr="00000000">
        <w:rPr>
          <w:rtl w:val="0"/>
        </w:rPr>
        <w:t xml:space="preserve"> use unsupervised ML to classify molecular complexes for hydrogen evolution </w:t>
      </w:r>
      <w:hyperlink r:id="rId46">
        <w:r w:rsidDel="00000000" w:rsidR="00000000" w:rsidRPr="00000000">
          <w:rPr>
            <w:color w:val="0000ff"/>
            <w:u w:val="single"/>
            <w:rtl w:val="0"/>
          </w:rPr>
          <w:t xml:space="preserve">[10.1039/d6ra03405e]</w:t>
        </w:r>
      </w:hyperlink>
      <w:r w:rsidDel="00000000" w:rsidR="00000000" w:rsidRPr="00000000">
        <w:rPr>
          <w:rtl w:val="0"/>
        </w:rPr>
        <w:t xml:space="preserve">. These examples place our regression screen in an established field. Our additional contribution is to carry verified DFT and ML results through to a complete article prepared by a guided LLM.</w:t>
      </w:r>
    </w:p>
    <w:p w:rsidR="00000000" w:rsidDel="00000000" w:rsidP="00000000" w:rsidRDefault="00000000" w:rsidRPr="00000000" w14:paraId="0000004F">
      <w:pPr>
        <w:pStyle w:val="Heading2"/>
        <w:rPr/>
      </w:pPr>
      <w:r w:rsidDel="00000000" w:rsidR="00000000" w:rsidRPr="00000000">
        <w:rPr>
          <w:rtl w:val="0"/>
        </w:rPr>
        <w:t xml:space="preserve">3.5. Alternative activity descriptors and reusable DFT data</w:t>
      </w:r>
    </w:p>
    <w:p w:rsidR="00000000" w:rsidDel="00000000" w:rsidP="00000000" w:rsidRDefault="00000000" w:rsidRPr="00000000" w14:paraId="00000050">
      <w:pPr>
        <w:rPr/>
      </w:pPr>
      <w:r w:rsidDel="00000000" w:rsidR="00000000" w:rsidRPr="00000000">
        <w:rPr>
          <w:rtl w:val="0"/>
        </w:rPr>
        <w:t xml:space="preserve">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47">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48">
        <w:r w:rsidDel="00000000" w:rsidR="00000000" w:rsidRPr="00000000">
          <w:rPr>
            <w:color w:val="0000ff"/>
            <w:u w:val="single"/>
            <w:rtl w:val="0"/>
          </w:rPr>
          <w:t xml:space="preserve">10.1021/acscatal.2c03997</w:t>
        </w:r>
      </w:hyperlink>
      <w:r w:rsidDel="00000000" w:rsidR="00000000" w:rsidRPr="00000000">
        <w:rPr>
          <w:rtl w:val="0"/>
        </w:rPr>
        <w:t xml:space="preserve">]. Each descriptor asks a different question of the same adsorption free energies. Because catalyst and adsorption center identities remain attached to every value, </w:t>
      </w:r>
      <w:sdt>
        <w:sdtPr>
          <w:id w:val="1924202941"/>
          <w:tag w:val="goog_rdk_136"/>
        </w:sdtPr>
        <w:sdtContent>
          <w:del w:author="OpenAI Codex" w:id="72" w:date="2026-10-16T00:44:00Z">
            <w:r w:rsidDel="00000000" w:rsidR="00000000" w:rsidRPr="00000000">
              <w:rPr>
                <w:rtl w:val="0"/>
              </w:rPr>
              <w:delText xml:space="preserve">other</w:delText>
            </w:r>
          </w:del>
        </w:sdtContent>
      </w:sdt>
      <w:sdt>
        <w:sdtPr>
          <w:id w:val="444232843"/>
          <w:tag w:val="goog_rdk_137"/>
        </w:sdtPr>
        <w:sdtContent>
          <w:ins w:author="OpenAI Codex" w:id="72" w:date="2026-10-16T00:44:00Z">
            <w:r w:rsidDel="00000000" w:rsidR="00000000" w:rsidRPr="00000000">
              <w:rPr>
                <w:rtl w:val="0"/>
              </w:rPr>
              <w:t xml:space="preserve">the</w:t>
            </w:r>
          </w:ins>
        </w:sdtContent>
      </w:sdt>
      <w:r w:rsidDel="00000000" w:rsidR="00000000" w:rsidRPr="00000000">
        <w:rPr>
          <w:rtl w:val="0"/>
        </w:rPr>
        <w:t xml:space="preserve"> </w:t>
      </w:r>
      <w:sdt>
        <w:sdtPr>
          <w:id w:val="-1789853376"/>
          <w:tag w:val="goog_rdk_138"/>
        </w:sdtPr>
        <w:sdtContent>
          <w:del w:author="OpenAI Codex" w:id="73" w:date="2026-10-16T00:44:00Z">
            <w:r w:rsidDel="00000000" w:rsidR="00000000" w:rsidRPr="00000000">
              <w:rPr>
                <w:rtl w:val="0"/>
              </w:rPr>
              <w:delText xml:space="preserve">researchers</w:delText>
            </w:r>
          </w:del>
        </w:sdtContent>
      </w:sdt>
      <w:sdt>
        <w:sdtPr>
          <w:id w:val="1355890981"/>
          <w:tag w:val="goog_rdk_139"/>
        </w:sdtPr>
        <w:sdtContent>
          <w:ins w:author="OpenAI Codex" w:id="73" w:date="2026-10-16T00:44:00Z">
            <w:r w:rsidDel="00000000" w:rsidR="00000000" w:rsidRPr="00000000">
              <w:rPr>
                <w:rtl w:val="0"/>
              </w:rPr>
              <w:t xml:space="preserve">released</w:t>
            </w:r>
          </w:ins>
        </w:sdtContent>
      </w:sdt>
      <w:r w:rsidDel="00000000" w:rsidR="00000000" w:rsidRPr="00000000">
        <w:rPr>
          <w:rtl w:val="0"/>
        </w:rPr>
        <w:t xml:space="preserve"> </w:t>
      </w:r>
      <w:sdt>
        <w:sdtPr>
          <w:id w:val="-196642188"/>
          <w:tag w:val="goog_rdk_140"/>
        </w:sdtPr>
        <w:sdtContent>
          <w:del w:author="OpenAI Codex" w:id="74" w:date="2026-10-16T00:44:00Z">
            <w:r w:rsidDel="00000000" w:rsidR="00000000" w:rsidRPr="00000000">
              <w:rPr>
                <w:rtl w:val="0"/>
              </w:rPr>
              <w:delText xml:space="preserve">can</w:delText>
            </w:r>
          </w:del>
        </w:sdtContent>
      </w:sdt>
      <w:sdt>
        <w:sdtPr>
          <w:id w:val="1923392528"/>
          <w:tag w:val="goog_rdk_141"/>
        </w:sdtPr>
        <w:sdtContent>
          <w:ins w:author="OpenAI Codex" w:id="74" w:date="2026-10-16T00:44:00Z">
            <w:r w:rsidDel="00000000" w:rsidR="00000000" w:rsidRPr="00000000">
              <w:rPr>
                <w:rtl w:val="0"/>
              </w:rPr>
              <w:t xml:space="preserve">dataset allows independent scientists to</w:t>
            </w:r>
          </w:ins>
        </w:sdtContent>
      </w:sdt>
      <w:r w:rsidDel="00000000" w:rsidR="00000000" w:rsidRPr="00000000">
        <w:rPr>
          <w:rtl w:val="0"/>
        </w:rPr>
        <w:t xml:space="preserve"> apply these analyses directly</w:t>
      </w:r>
      <w:sdt>
        <w:sdtPr>
          <w:id w:val="-645834458"/>
          <w:tag w:val="goog_rdk_142"/>
        </w:sdtPr>
        <w:sdtContent>
          <w:del w:author="OpenAI Codex" w:id="75" w:date="2026-10-16T00:44:00Z">
            <w:r w:rsidDel="00000000" w:rsidR="00000000" w:rsidRPr="00000000">
              <w:rPr>
                <w:rtl w:val="0"/>
              </w:rPr>
              <w:delText xml:space="preserve"> to the same dataset</w:delText>
            </w:r>
          </w:del>
        </w:sdtContent>
      </w:sdt>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The DFT dataset preserves calculated adsorption energies with the matching catalyst and adsorption center identities. </w:t>
      </w:r>
      <w:sdt>
        <w:sdtPr>
          <w:id w:val="-1953402642"/>
          <w:tag w:val="goog_rdk_143"/>
        </w:sdtPr>
        <w:sdtContent>
          <w:del w:author="OpenAI Codex" w:id="76" w:date="2026-10-16T00:44:00Z">
            <w:r w:rsidDel="00000000" w:rsidR="00000000" w:rsidRPr="00000000">
              <w:rPr>
                <w:rtl w:val="0"/>
              </w:rPr>
              <w:delText xml:space="preserve">The</w:delText>
            </w:r>
          </w:del>
        </w:sdtContent>
      </w:sdt>
      <w:sdt>
        <w:sdtPr>
          <w:id w:val="-1222474599"/>
          <w:tag w:val="goog_rdk_144"/>
        </w:sdtPr>
        <w:sdtContent>
          <w:ins w:author="OpenAI Codex" w:id="76" w:date="2026-10-16T00:44:00Z">
            <w:r w:rsidDel="00000000" w:rsidR="00000000" w:rsidRPr="00000000">
              <w:rPr>
                <w:rtl w:val="0"/>
              </w:rPr>
              <w:t xml:space="preserve">Its</w:t>
            </w:r>
          </w:ins>
        </w:sdtContent>
      </w:sdt>
      <w:r w:rsidDel="00000000" w:rsidR="00000000" w:rsidRPr="00000000">
        <w:rPr>
          <w:rtl w:val="0"/>
        </w:rPr>
        <w:t xml:space="preserve"> database structure allows </w:t>
      </w:r>
      <w:sdt>
        <w:sdtPr>
          <w:id w:val="632049825"/>
          <w:tag w:val="goog_rdk_145"/>
        </w:sdtPr>
        <w:sdtContent>
          <w:del w:author="OpenAI Codex" w:id="77" w:date="2026-10-16T00:44:00Z">
            <w:r w:rsidDel="00000000" w:rsidR="00000000" w:rsidRPr="00000000">
              <w:rPr>
                <w:rtl w:val="0"/>
              </w:rPr>
              <w:delText xml:space="preserve">researchers</w:delText>
            </w:r>
          </w:del>
        </w:sdtContent>
      </w:sdt>
      <w:sdt>
        <w:sdtPr>
          <w:id w:val="-256756030"/>
          <w:tag w:val="goog_rdk_146"/>
        </w:sdtPr>
        <w:sdtContent>
          <w:ins w:author="OpenAI Codex" w:id="77" w:date="2026-10-16T00:44:00Z">
            <w:r w:rsidDel="00000000" w:rsidR="00000000" w:rsidRPr="00000000">
              <w:rPr>
                <w:rtl w:val="0"/>
              </w:rPr>
              <w:t xml:space="preserve">us and independent scientists</w:t>
            </w:r>
          </w:ins>
        </w:sdtContent>
      </w:sdt>
      <w:r w:rsidDel="00000000" w:rsidR="00000000" w:rsidRPr="00000000">
        <w:rPr>
          <w:rtl w:val="0"/>
        </w:rPr>
        <w:t xml:space="preserve"> to apply other ORR descriptors and compare </w:t>
      </w:r>
      <w:sdt>
        <w:sdtPr>
          <w:id w:val="295319187"/>
          <w:tag w:val="goog_rdk_147"/>
        </w:sdtPr>
        <w:sdtContent>
          <w:del w:author="OpenAI Codex" w:id="78" w:date="2026-10-16T00:44:00Z">
            <w:r w:rsidDel="00000000" w:rsidR="00000000" w:rsidRPr="00000000">
              <w:rPr>
                <w:rtl w:val="0"/>
              </w:rPr>
              <w:delText xml:space="preserve">their</w:delText>
            </w:r>
          </w:del>
        </w:sdtContent>
      </w:sdt>
      <w:sdt>
        <w:sdtPr>
          <w:id w:val="1193214984"/>
          <w:tag w:val="goog_rdk_148"/>
        </w:sdtPr>
        <w:sdtContent>
          <w:ins w:author="OpenAI Codex" w:id="78" w:date="2026-10-16T00:44:00Z">
            <w:r w:rsidDel="00000000" w:rsidR="00000000" w:rsidRPr="00000000">
              <w:rPr>
                <w:rtl w:val="0"/>
              </w:rPr>
              <w:t xml:space="preserve">the</w:t>
            </w:r>
          </w:ins>
        </w:sdtContent>
      </w:sdt>
      <w:r w:rsidDel="00000000" w:rsidR="00000000" w:rsidRPr="00000000">
        <w:rPr>
          <w:rtl w:val="0"/>
        </w:rPr>
        <w:t xml:space="preserve"> results with the analyses reported here.</w:t>
      </w:r>
    </w:p>
    <w:p w:rsidR="00000000" w:rsidDel="00000000" w:rsidP="00000000" w:rsidRDefault="00000000" w:rsidRPr="00000000" w14:paraId="00000052">
      <w:pPr>
        <w:pStyle w:val="Heading2"/>
        <w:rPr/>
      </w:pPr>
      <w:r w:rsidDel="00000000" w:rsidR="00000000" w:rsidRPr="00000000">
        <w:rPr>
          <w:rtl w:val="0"/>
        </w:rPr>
        <w:t xml:space="preserve">3.6. Closing the scientific communication gap</w:t>
      </w:r>
    </w:p>
    <w:p w:rsidR="00000000" w:rsidDel="00000000" w:rsidP="00000000" w:rsidRDefault="00000000" w:rsidRPr="00000000" w14:paraId="00000053">
      <w:pPr>
        <w:rPr/>
      </w:pPr>
      <w:r w:rsidDel="00000000" w:rsidR="00000000" w:rsidRPr="00000000">
        <w:rPr>
          <w:rtl w:val="0"/>
        </w:rPr>
        <w:t xml:space="preserve">The catalyst study gives the LLM verified DFT calculations and ML predictions to communicate. The DFT calculations describe adsorption energetics for the 87 catalyst dataset, and ML predictions extend the analysis to 1347 optimized structures. The databases preserve molecular structures, adsorption center identities, and calculated or predicted values. The article presents these results with the methods, figures, and literature needed to interpret them.</w:t>
      </w:r>
    </w:p>
    <w:p w:rsidR="00000000" w:rsidDel="00000000" w:rsidP="00000000" w:rsidRDefault="00000000" w:rsidRPr="00000000" w14:paraId="00000054">
      <w:pPr>
        <w:rPr/>
      </w:pPr>
      <w:r w:rsidDel="00000000" w:rsidR="00000000" w:rsidRPr="00000000">
        <w:rPr>
          <w:rtl w:val="0"/>
        </w:rPr>
        <w:t xml:space="preserve">Over approximately two weeks, we taught the LLM the project terminology, evidence hierarchy, scientific methods, journal rules, figure standards, and storytelling. We checked successive drafts against the ASE databases, analysis outputs, literature, and our scientific interpretation. Those corrections became reusable instructions and the consolidated prompt, available in the supporting information, that generated the complete article. </w:t>
      </w:r>
    </w:p>
    <w:p w:rsidR="00000000" w:rsidDel="00000000" w:rsidP="00000000" w:rsidRDefault="00000000" w:rsidRPr="00000000" w14:paraId="00000055">
      <w:pPr>
        <w:rPr/>
      </w:pPr>
      <w:r w:rsidDel="00000000" w:rsidR="00000000" w:rsidRPr="00000000">
        <w:rPr>
          <w:rtl w:val="0"/>
        </w:rPr>
        <w:t xml:space="preserve">We chose the research questions, produced and verified the DFT results, directed the ML analysis, interpreted the structural trends, and decided what the evidence supports, while we let the LLM compose the article from those verified inputs. By doing so, we showed that </w:t>
      </w:r>
      <w:sdt>
        <w:sdtPr>
          <w:id w:val="2114100587"/>
          <w:tag w:val="goog_rdk_149"/>
        </w:sdtPr>
        <w:sdtContent>
          <w:del w:author="OpenAI Codex" w:id="79" w:date="2026-10-16T00:44:00Z">
            <w:r w:rsidDel="00000000" w:rsidR="00000000" w:rsidRPr="00000000">
              <w:rPr>
                <w:rtl w:val="0"/>
              </w:rPr>
              <w:delText xml:space="preserve">researchers</w:delText>
            </w:r>
          </w:del>
        </w:sdtContent>
      </w:sdt>
      <w:sdt>
        <w:sdtPr>
          <w:id w:val="712857353"/>
          <w:tag w:val="goog_rdk_150"/>
        </w:sdtPr>
        <w:sdtContent>
          <w:ins w:author="OpenAI Codex" w:id="79" w:date="2026-10-16T00:44:00Z">
            <w:r w:rsidDel="00000000" w:rsidR="00000000" w:rsidRPr="00000000">
              <w:rPr>
                <w:rtl w:val="0"/>
              </w:rPr>
              <w:t xml:space="preserve">we</w:t>
            </w:r>
          </w:ins>
        </w:sdtContent>
      </w:sdt>
      <w:r w:rsidDel="00000000" w:rsidR="00000000" w:rsidRPr="00000000">
        <w:rPr>
          <w:rtl w:val="0"/>
        </w:rPr>
        <w:t xml:space="preserve"> can concentrate on scientific discovery while delegating communication to</w:t>
      </w:r>
      <w:sdt>
        <w:sdtPr>
          <w:id w:val="688255276"/>
          <w:tag w:val="goog_rdk_151"/>
        </w:sdtPr>
        <w:sdtContent>
          <w:ins w:author="OpenAI Codex" w:id="80" w:date="2026-10-16T00:44:00Z">
            <w:r w:rsidDel="00000000" w:rsidR="00000000" w:rsidRPr="00000000">
              <w:rPr>
                <w:rtl w:val="0"/>
              </w:rPr>
              <w:t xml:space="preserve"> an</w:t>
            </w:r>
          </w:ins>
        </w:sdtContent>
      </w:sdt>
      <w:r w:rsidDel="00000000" w:rsidR="00000000" w:rsidRPr="00000000">
        <w:rPr>
          <w:rtl w:val="0"/>
        </w:rPr>
        <w:t xml:space="preserve"> LLM. Overall, the article in front of the reader is the </w:t>
      </w:r>
      <w:sdt>
        <w:sdtPr>
          <w:id w:val="961242044"/>
          <w:tag w:val="goog_rdk_152"/>
        </w:sdtPr>
        <w:sdtContent>
          <w:del w:author="OpenAI Codex" w:id="81" w:date="2026-10-16T00:44:00Z">
            <w:r w:rsidDel="00000000" w:rsidR="00000000" w:rsidRPr="00000000">
              <w:rPr>
                <w:rtl w:val="0"/>
              </w:rPr>
              <w:delText xml:space="preserve">main</w:delText>
            </w:r>
          </w:del>
        </w:sdtContent>
      </w:sdt>
      <w:sdt>
        <w:sdtPr>
          <w:id w:val="-1943745017"/>
          <w:tag w:val="goog_rdk_153"/>
        </w:sdtPr>
        <w:sdtContent>
          <w:ins w:author="OpenAI Codex" w:id="81" w:date="2026-10-16T00:44:00Z">
            <w:r w:rsidDel="00000000" w:rsidR="00000000" w:rsidRPr="00000000">
              <w:rPr>
                <w:rtl w:val="0"/>
              </w:rPr>
              <w:t xml:space="preserve">principal</w:t>
            </w:r>
          </w:ins>
        </w:sdtContent>
      </w:sdt>
      <w:r w:rsidDel="00000000" w:rsidR="00000000" w:rsidRPr="00000000">
        <w:rPr>
          <w:rtl w:val="0"/>
        </w:rPr>
        <w:t xml:space="preserve"> </w:t>
      </w:r>
      <w:sdt>
        <w:sdtPr>
          <w:id w:val="-1204692772"/>
          <w:tag w:val="goog_rdk_154"/>
        </w:sdtPr>
        <w:sdtContent>
          <w:del w:author="OpenAI Codex" w:id="82" w:date="2026-10-16T00:44:00Z">
            <w:r w:rsidDel="00000000" w:rsidR="00000000" w:rsidRPr="00000000">
              <w:rPr>
                <w:rtl w:val="0"/>
              </w:rPr>
              <w:delText xml:space="preserve">research output – a proof of concept</w:delText>
            </w:r>
          </w:del>
        </w:sdtContent>
      </w:sdt>
      <w:sdt>
        <w:sdtPr>
          <w:id w:val="1789588653"/>
          <w:tag w:val="goog_rdk_155"/>
        </w:sdtPr>
        <w:sdtContent>
          <w:ins w:author="OpenAI Codex" w:id="82" w:date="2026-10-16T00:44:00Z">
            <w:r w:rsidDel="00000000" w:rsidR="00000000" w:rsidRPr="00000000">
              <w:rPr>
                <w:rtl w:val="0"/>
              </w:rPr>
              <w:t xml:space="preserve">demonstration</w:t>
            </w:r>
          </w:ins>
        </w:sdtContent>
      </w:sdt>
      <w:r w:rsidDel="00000000" w:rsidR="00000000" w:rsidRPr="00000000">
        <w:rPr>
          <w:rtl w:val="0"/>
        </w:rPr>
        <w:t xml:space="preserve"> of this work.</w:t>
      </w:r>
      <w:sdt>
        <w:sdtPr>
          <w:id w:val="-286732289"/>
          <w:tag w:val="goog_rdk_156"/>
        </w:sdtPr>
        <w:sdtContent>
          <w:del w:author="OpenAI Codex" w:id="83" w:date="2026-10-16T00:44:00Z">
            <w:r w:rsidDel="00000000" w:rsidR="00000000" w:rsidRPr="00000000">
              <w:rPr>
                <w:rtl w:val="0"/>
              </w:rPr>
              <w:delText xml:space="preserve"> </w:delText>
            </w:r>
          </w:del>
        </w:sdtContent>
      </w:sdt>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Conclusions</w:t>
      </w:r>
    </w:p>
    <w:p w:rsidR="00000000" w:rsidDel="00000000" w:rsidP="00000000" w:rsidRDefault="00000000" w:rsidRPr="00000000" w14:paraId="00000057">
      <w:pPr>
        <w:rPr/>
      </w:pPr>
      <w:r w:rsidDel="00000000" w:rsidR="00000000" w:rsidRPr="00000000">
        <w:rPr>
          <w:rtl w:val="0"/>
        </w:rPr>
        <w:t xml:space="preserve">We demonstrate accelerating catalyst discovery with artificial intelligence by using a guided LLM to generate the article from verified DFT calculations, ML predictions, databases, literature, and figures. We directed the investigation and checked the article against its scientific inputs. This completed study shows that a developed LLM can prepare </w:t>
      </w:r>
      <w:sdt>
        <w:sdtPr>
          <w:id w:val="-562358634"/>
          <w:tag w:val="goog_rdk_157"/>
        </w:sdtPr>
        <w:sdtContent>
          <w:ins w:author="OpenAI Codex" w:id="84" w:date="2026-10-16T00:44:00Z">
            <w:r w:rsidDel="00000000" w:rsidR="00000000" w:rsidRPr="00000000">
              <w:rPr>
                <w:rtl w:val="0"/>
              </w:rPr>
              <w:t xml:space="preserve">the </w:t>
            </w:r>
          </w:ins>
        </w:sdtContent>
      </w:sdt>
      <w:r w:rsidDel="00000000" w:rsidR="00000000" w:rsidRPr="00000000">
        <w:rPr>
          <w:rtl w:val="0"/>
        </w:rPr>
        <w:t xml:space="preserve">scientific writing while </w:t>
      </w:r>
      <w:sdt>
        <w:sdtPr>
          <w:id w:val="-77807094"/>
          <w:tag w:val="goog_rdk_158"/>
        </w:sdtPr>
        <w:sdtContent>
          <w:del w:author="OpenAI Codex" w:id="85" w:date="2026-10-16T00:44:00Z">
            <w:r w:rsidDel="00000000" w:rsidR="00000000" w:rsidRPr="00000000">
              <w:rPr>
                <w:rtl w:val="0"/>
              </w:rPr>
              <w:delText xml:space="preserve">researchers</w:delText>
            </w:r>
          </w:del>
        </w:sdtContent>
      </w:sdt>
      <w:sdt>
        <w:sdtPr>
          <w:id w:val="-45685734"/>
          <w:tag w:val="goog_rdk_159"/>
        </w:sdtPr>
        <w:sdtContent>
          <w:ins w:author="OpenAI Codex" w:id="85" w:date="2026-10-16T00:44:00Z">
            <w:r w:rsidDel="00000000" w:rsidR="00000000" w:rsidRPr="00000000">
              <w:rPr>
                <w:rtl w:val="0"/>
              </w:rPr>
              <w:t xml:space="preserve">we</w:t>
            </w:r>
          </w:ins>
        </w:sdtContent>
      </w:sdt>
      <w:r w:rsidDel="00000000" w:rsidR="00000000" w:rsidRPr="00000000">
        <w:rPr>
          <w:rtl w:val="0"/>
        </w:rPr>
        <w:t xml:space="preserve"> direct the scientific work, analysis</w:t>
      </w:r>
      <w:sdt>
        <w:sdtPr>
          <w:id w:val="-1146649360"/>
          <w:tag w:val="goog_rdk_160"/>
        </w:sdtPr>
        <w:sdtContent>
          <w:ins w:author="OpenAI Codex" w:id="86" w:date="2026-10-16T00:44:00Z">
            <w:r w:rsidDel="00000000" w:rsidR="00000000" w:rsidRPr="00000000">
              <w:rPr>
                <w:rtl w:val="0"/>
              </w:rPr>
              <w:t xml:space="preserve">,</w:t>
            </w:r>
          </w:ins>
        </w:sdtContent>
      </w:sdt>
      <w:r w:rsidDel="00000000" w:rsidR="00000000" w:rsidRPr="00000000">
        <w:rPr>
          <w:rtl w:val="0"/>
        </w:rPr>
        <w:t xml:space="preserve"> and conclusions.</w:t>
      </w:r>
    </w:p>
    <w:p w:rsidR="00000000" w:rsidDel="00000000" w:rsidP="00000000" w:rsidRDefault="00000000" w:rsidRPr="00000000" w14:paraId="00000058">
      <w:pPr>
        <w:rPr/>
      </w:pPr>
      <w:r w:rsidDel="00000000" w:rsidR="00000000" w:rsidRPr="00000000">
        <w:rPr>
          <w:rtl w:val="0"/>
        </w:rPr>
        <w:t xml:space="preserve">DFT calculations for 8</w:t>
      </w:r>
      <w:sdt>
        <w:sdtPr>
          <w:id w:val="990968449"/>
          <w:tag w:val="goog_rdk_161"/>
        </w:sdtPr>
        <w:sdtContent>
          <w:ins w:author="Ba Long Nguyen" w:id="87" w:date="2026-10-16T03:07:00Z">
            <w:r w:rsidDel="00000000" w:rsidR="00000000" w:rsidRPr="00000000">
              <w:rPr>
                <w:rtl w:val="0"/>
              </w:rPr>
              <w:t xml:space="preserve">8</w:t>
            </w:r>
          </w:ins>
        </w:sdtContent>
      </w:sdt>
      <w:sdt>
        <w:sdtPr>
          <w:id w:val="372085711"/>
          <w:tag w:val="goog_rdk_162"/>
        </w:sdtPr>
        <w:sdtContent>
          <w:del w:author="Ba Long Nguyen" w:id="87" w:date="2026-10-16T03:07:00Z">
            <w:r w:rsidDel="00000000" w:rsidR="00000000" w:rsidRPr="00000000">
              <w:rPr>
                <w:rtl w:val="0"/>
              </w:rPr>
              <w:delText xml:space="preserve">7</w:delText>
            </w:r>
          </w:del>
        </w:sdtContent>
      </w:sdt>
      <w:r w:rsidDel="00000000" w:rsidR="00000000" w:rsidRPr="00000000">
        <w:rPr>
          <w:rtl w:val="0"/>
        </w:rPr>
        <w:t xml:space="preserve"> molecular catalysts established ORR adsorption energetics. ML predictions extended the analysis to 1</w:t>
      </w:r>
      <w:sdt>
        <w:sdtPr>
          <w:id w:val="1821153561"/>
          <w:tag w:val="goog_rdk_163"/>
        </w:sdtPr>
        <w:sdtContent>
          <w:ins w:author="Ba Long Nguyen" w:id="88" w:date="2026-10-16T03:07:07Z">
            <w:r w:rsidDel="00000000" w:rsidR="00000000" w:rsidRPr="00000000">
              <w:rPr>
                <w:rtl w:val="0"/>
              </w:rPr>
              <w:t xml:space="preserve">260</w:t>
            </w:r>
          </w:ins>
        </w:sdtContent>
      </w:sdt>
      <w:sdt>
        <w:sdtPr>
          <w:id w:val="-714069547"/>
          <w:tag w:val="goog_rdk_164"/>
        </w:sdtPr>
        <w:sdtContent>
          <w:del w:author="Ba Long Nguyen" w:id="88" w:date="2026-10-16T03:07:07Z">
            <w:r w:rsidDel="00000000" w:rsidR="00000000" w:rsidRPr="00000000">
              <w:rPr>
                <w:rtl w:val="0"/>
              </w:rPr>
              <w:delText xml:space="preserve">347</w:delText>
            </w:r>
          </w:del>
        </w:sdtContent>
      </w:sdt>
      <w:r w:rsidDel="00000000" w:rsidR="00000000" w:rsidRPr="00000000">
        <w:rPr>
          <w:rtl w:val="0"/>
        </w:rPr>
        <w:t xml:space="preserve"> molecular catalysts and associated the lowest predicted overpotentials with Fe adsorption centers, S bridge atoms, and 1,2-phenylenediamine. These predictions guide selection of structures for further study. Together, the DFT calculations, ML predictions, and LLM assisted scientific writing demonstrate how artificial intelligence can accelerate catalyst discovery.</w:t>
      </w:r>
    </w:p>
    <w:p w:rsidR="00000000" w:rsidDel="00000000" w:rsidP="00000000" w:rsidRDefault="00000000" w:rsidRPr="00000000" w14:paraId="00000059">
      <w:pPr>
        <w:rPr/>
      </w:pPr>
      <w:r w:rsidDel="00000000" w:rsidR="00000000" w:rsidRPr="00000000">
        <w:rPr>
          <w:rtl w:val="0"/>
        </w:rPr>
        <w:t xml:space="preserve">The same writing conventions we teach </w:t>
      </w:r>
      <w:sdt>
        <w:sdtPr>
          <w:id w:val="-2033631259"/>
          <w:tag w:val="goog_rdk_165"/>
        </w:sdtPr>
        <w:sdtContent>
          <w:del w:author="OpenAI Codex" w:id="89" w:date="2026-10-16T00:44:00Z">
            <w:r w:rsidDel="00000000" w:rsidR="00000000" w:rsidRPr="00000000">
              <w:rPr>
                <w:rtl w:val="0"/>
              </w:rPr>
              <w:delText xml:space="preserve">researchers</w:delText>
            </w:r>
          </w:del>
        </w:sdtContent>
      </w:sdt>
      <w:sdt>
        <w:sdtPr>
          <w:id w:val="-148312360"/>
          <w:tag w:val="goog_rdk_166"/>
        </w:sdtPr>
        <w:sdtContent>
          <w:ins w:author="OpenAI Codex" w:id="89" w:date="2026-10-16T00:44:00Z">
            <w:r w:rsidDel="00000000" w:rsidR="00000000" w:rsidRPr="00000000">
              <w:rPr>
                <w:rtl w:val="0"/>
              </w:rPr>
              <w:t xml:space="preserve">scientists</w:t>
            </w:r>
          </w:ins>
        </w:sdtContent>
      </w:sdt>
      <w:r w:rsidDel="00000000" w:rsidR="00000000" w:rsidRPr="00000000">
        <w:rPr>
          <w:rtl w:val="0"/>
        </w:rPr>
        <w:t xml:space="preserve"> can guide an LLM. In this study, that guidance let us delegate article composition while we concentrated on the calculations, predictions, and scientific decisions. Reliable data can then reach other </w:t>
      </w:r>
      <w:sdt>
        <w:sdtPr>
          <w:id w:val="534158653"/>
          <w:tag w:val="goog_rdk_167"/>
        </w:sdtPr>
        <w:sdtContent>
          <w:del w:author="OpenAI Codex" w:id="90" w:date="2026-10-16T00:44:00Z">
            <w:r w:rsidDel="00000000" w:rsidR="00000000" w:rsidRPr="00000000">
              <w:rPr>
                <w:rtl w:val="0"/>
              </w:rPr>
              <w:delText xml:space="preserve">researchers</w:delText>
            </w:r>
          </w:del>
        </w:sdtContent>
      </w:sdt>
      <w:sdt>
        <w:sdtPr>
          <w:id w:val="743194124"/>
          <w:tag w:val="goog_rdk_168"/>
        </w:sdtPr>
        <w:sdtContent>
          <w:ins w:author="OpenAI Codex" w:id="90" w:date="2026-10-16T00:44:00Z">
            <w:r w:rsidDel="00000000" w:rsidR="00000000" w:rsidRPr="00000000">
              <w:rPr>
                <w:rtl w:val="0"/>
              </w:rPr>
              <w:t xml:space="preserve">scientists</w:t>
            </w:r>
          </w:ins>
        </w:sdtContent>
      </w:sdt>
      <w:r w:rsidDel="00000000" w:rsidR="00000000" w:rsidRPr="00000000">
        <w:rPr>
          <w:rtl w:val="0"/>
        </w:rPr>
        <w:t xml:space="preserve"> faster through clear writing without making the </w:t>
      </w:r>
      <w:sdt>
        <w:sdtPr>
          <w:id w:val="401567069"/>
          <w:tag w:val="goog_rdk_169"/>
        </w:sdtPr>
        <w:sdtContent>
          <w:del w:author="OpenAI Codex" w:id="91" w:date="2026-10-16T00:44:00Z">
            <w:r w:rsidDel="00000000" w:rsidR="00000000" w:rsidRPr="00000000">
              <w:rPr>
                <w:rtl w:val="0"/>
              </w:rPr>
              <w:delText xml:space="preserve">researcher</w:delText>
            </w:r>
          </w:del>
        </w:sdtContent>
      </w:sdt>
      <w:sdt>
        <w:sdtPr>
          <w:id w:val="366692428"/>
          <w:tag w:val="goog_rdk_170"/>
        </w:sdtPr>
        <w:sdtContent>
          <w:ins w:author="OpenAI Codex" w:id="91" w:date="2026-10-16T00:44:00Z">
            <w:r w:rsidDel="00000000" w:rsidR="00000000" w:rsidRPr="00000000">
              <w:rPr>
                <w:rtl w:val="0"/>
              </w:rPr>
              <w:t xml:space="preserve">authors</w:t>
            </w:r>
          </w:ins>
        </w:sdtContent>
      </w:sdt>
      <w:r w:rsidDel="00000000" w:rsidR="00000000" w:rsidRPr="00000000">
        <w:rPr>
          <w:rtl w:val="0"/>
        </w:rPr>
        <w:t xml:space="preserve">'</w:t>
      </w:r>
      <w:sdt>
        <w:sdtPr>
          <w:id w:val="1786786028"/>
          <w:tag w:val="goog_rdk_171"/>
        </w:sdtPr>
        <w:sdtContent>
          <w:del w:author="OpenAI Codex" w:id="92" w:date="2026-10-16T00:44:00Z">
            <w:r w:rsidDel="00000000" w:rsidR="00000000" w:rsidRPr="00000000">
              <w:rPr>
                <w:rtl w:val="0"/>
              </w:rPr>
              <w:delText xml:space="preserve">s</w:delText>
            </w:r>
          </w:del>
        </w:sdtContent>
      </w:sdt>
      <w:r w:rsidDel="00000000" w:rsidR="00000000" w:rsidRPr="00000000">
        <w:rPr>
          <w:rtl w:val="0"/>
        </w:rPr>
        <w:t xml:space="preserve"> skill at storytelling the measure of scientific worth.</w:t>
      </w:r>
    </w:p>
    <w:p w:rsidR="00000000" w:rsidDel="00000000" w:rsidP="00000000" w:rsidRDefault="00000000" w:rsidRPr="00000000" w14:paraId="0000005A">
      <w:pPr>
        <w:pStyle w:val="Heading1"/>
        <w:rPr/>
      </w:pPr>
      <w:r w:rsidDel="00000000" w:rsidR="00000000" w:rsidRPr="00000000">
        <w:rPr>
          <w:rtl w:val="0"/>
        </w:rPr>
        <w:t xml:space="preserve">CRediT authorship contribution statement</w:t>
      </w:r>
    </w:p>
    <w:p w:rsidR="00000000" w:rsidDel="00000000" w:rsidP="00000000" w:rsidRDefault="00000000" w:rsidRPr="00000000" w14:paraId="0000005B">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rsidR="00000000" w:rsidDel="00000000" w:rsidP="00000000" w:rsidRDefault="00000000" w:rsidRPr="00000000" w14:paraId="0000005C">
      <w:pPr>
        <w:pStyle w:val="Heading1"/>
        <w:rPr/>
      </w:pPr>
      <w:r w:rsidDel="00000000" w:rsidR="00000000" w:rsidRPr="00000000">
        <w:rPr>
          <w:rtl w:val="0"/>
        </w:rPr>
        <w:t xml:space="preserve">Declaration of competing interest</w:t>
      </w:r>
    </w:p>
    <w:p w:rsidR="00000000" w:rsidDel="00000000" w:rsidP="00000000" w:rsidRDefault="00000000" w:rsidRPr="00000000" w14:paraId="0000005D">
      <w:pPr>
        <w:rPr/>
      </w:pPr>
      <w:r w:rsidDel="00000000" w:rsidR="00000000" w:rsidRPr="00000000">
        <w:rPr>
          <w:rtl w:val="0"/>
        </w:rPr>
        <w:t xml:space="preserve">The authors declare no competing interests.</w:t>
      </w:r>
    </w:p>
    <w:p w:rsidR="00000000" w:rsidDel="00000000" w:rsidP="00000000" w:rsidRDefault="00000000" w:rsidRPr="00000000" w14:paraId="0000005E">
      <w:pPr>
        <w:pStyle w:val="Heading1"/>
        <w:rPr/>
      </w:pPr>
      <w:r w:rsidDel="00000000" w:rsidR="00000000" w:rsidRPr="00000000">
        <w:rPr>
          <w:rtl w:val="0"/>
        </w:rPr>
        <w:t xml:space="preserve">Data availability</w:t>
      </w:r>
    </w:p>
    <w:p w:rsidR="00000000" w:rsidDel="00000000" w:rsidP="00000000" w:rsidRDefault="00000000" w:rsidRPr="00000000" w14:paraId="0000005F">
      <w:pPr>
        <w:rPr/>
      </w:pPr>
      <w:r w:rsidDel="00000000" w:rsidR="00000000" w:rsidRPr="00000000">
        <w:rPr>
          <w:rtl w:val="0"/>
        </w:rPr>
        <w:t xml:space="preserve">Three linked molecular catalyst datasets were used in this study. The published parent structure dataset is available from Zenodo [</w:t>
      </w:r>
      <w:hyperlink r:id="rId49">
        <w:r w:rsidDel="00000000" w:rsidR="00000000" w:rsidRPr="00000000">
          <w:rPr>
            <w:color w:val="0000ff"/>
            <w:u w:val="single"/>
            <w:rtl w:val="0"/>
          </w:rPr>
          <w:t xml:space="preserve">10.5281/zenodo.18601379</w:t>
        </w:r>
      </w:hyperlink>
      <w:r w:rsidDel="00000000" w:rsidR="00000000" w:rsidRPr="00000000">
        <w:rPr>
          <w:rtl w:val="0"/>
        </w:rPr>
        <w:t xml:space="preserve">]. </w:t>
      </w:r>
      <w:sdt>
        <w:sdtPr>
          <w:id w:val="-918579663"/>
          <w:tag w:val="goog_rdk_172"/>
        </w:sdtPr>
        <w:sdtContent>
          <w:ins w:author="Ba Long Nguyen" w:id="93" w:date="2026-10-16T03:12:59Z"/>
          <w:sdt>
            <w:sdtPr>
              <w:id w:val="-867640362"/>
              <w:tag w:val="goog_rdk_173"/>
            </w:sdtPr>
            <w:sdtContent>
              <w:ins w:author="Ba Long Nguyen" w:id="93" w:date="2026-10-16T03:12:59Z">
                <w:r w:rsidDel="00000000" w:rsidR="00000000" w:rsidRPr="00000000">
                  <w:rPr>
                    <w:rtl w:val="0"/>
                    <w:rPrChange w:author="Ba Long Nguyen" w:id="94" w:date="2026-10-16T03:12:59Z">
                      <w:rPr/>
                    </w:rPrChange>
                  </w:rPr>
                  <w:t xml:space="preserve">The DFT dataset, comprising 1,348 optimized bare catalysts and converged O, OH, and OOH adsorption structures on selected catalysts for ML training and validation across five ASE databases, is available at [https://doi.org/10.5281/zenodo.23408498].</w:t>
                </w:r>
              </w:ins>
            </w:sdtContent>
          </w:sdt>
          <w:ins w:author="Ba Long Nguyen" w:id="93" w:date="2026-10-16T03:12:59Z"/>
        </w:sdtContent>
      </w:sdt>
      <w:sdt>
        <w:sdtPr>
          <w:id w:val="1518186063"/>
          <w:tag w:val="goog_rdk_174"/>
        </w:sdtPr>
        <w:sdtContent>
          <w:del w:author="Ba Long Nguyen" w:id="93" w:date="2026-10-16T03:12:59Z"/>
          <w:sdt>
            <w:sdtPr>
              <w:id w:val="-1373182545"/>
              <w:tag w:val="goog_rdk_175"/>
            </w:sdtPr>
            <w:sdtContent>
              <w:del w:author="Ba Long Nguyen" w:id="93" w:date="2026-10-16T03:12:59Z">
                <w:r w:rsidDel="00000000" w:rsidR="00000000" w:rsidRPr="00000000">
                  <w:rPr>
                    <w:rtl w:val="0"/>
                    <w:rPrChange w:author="Ba Long Nguyen" w:id="94" w:date="2026-10-16T03:12:59Z">
                      <w:rPr/>
                    </w:rPrChange>
                  </w:rPr>
                  <w:delText xml:space="preserve">The fixed DFT dataset for 87 catalysts, including the five ASE databases for clean structures and O, OH, and OOH calculations, is available from the </w:delText>
                </w:r>
              </w:del>
            </w:sdtContent>
          </w:sdt>
          <w:del w:author="Ba Long Nguyen" w:id="93" w:date="2026-10-16T03:12:59Z">
            <w:r w:rsidDel="00000000" w:rsidR="00000000" w:rsidRPr="00000000">
              <w:fldChar w:fldCharType="begin"/>
            </w:r>
            <w:r w:rsidDel="00000000" w:rsidR="00000000" w:rsidRPr="00000000">
              <w:delInstrText xml:space="preserve">HYPERLINK "https://github.com/doublelayer/EActa_2026_AI-acceleration"</w:delInstrText>
            </w:r>
            <w:r w:rsidDel="00000000" w:rsidR="00000000" w:rsidRPr="00000000">
              <w:fldChar w:fldCharType="separate"/>
            </w:r>
            <w:sdt>
              <w:sdtPr>
                <w:id w:val="-1692080563"/>
                <w:tag w:val="goog_rdk_176"/>
              </w:sdtPr>
              <w:sdtContent>
                <w:r w:rsidDel="00000000" w:rsidR="00000000" w:rsidRPr="00000000">
                  <w:rPr>
                    <w:rtl w:val="0"/>
                    <w:rPrChange w:author="Ba Long Nguyen" w:id="94" w:date="2026-10-16T03:12:59Z">
                      <w:rPr>
                        <w:color w:val="0000ff"/>
                        <w:u w:val="single"/>
                      </w:rPr>
                    </w:rPrChange>
                  </w:rPr>
                  <w:delText xml:space="preserve">project GitHub repository</w:delText>
                </w:r>
              </w:sdtContent>
            </w:sdt>
            <w:r w:rsidDel="00000000" w:rsidR="00000000" w:rsidRPr="00000000">
              <w:fldChar w:fldCharType="end"/>
            </w:r>
            <w:sdt>
              <w:sdtPr>
                <w:id w:val="1560762274"/>
                <w:tag w:val="goog_rdk_177"/>
              </w:sdtPr>
              <w:sdtContent>
                <w:r w:rsidDel="00000000" w:rsidR="00000000" w:rsidRPr="00000000">
                  <w:rPr>
                    <w:rtl w:val="0"/>
                    <w:rPrChange w:author="Ba Long Nguyen" w:id="94" w:date="2026-10-16T03:12:59Z">
                      <w:rPr/>
                    </w:rPrChange>
                  </w:rPr>
                  <w:delText xml:space="preserve">. The larger dataset used for ML predictions across 1347 optimized structures is available at </w:delText>
                </w:r>
              </w:sdtContent>
            </w:sdt>
            <w:r w:rsidDel="00000000" w:rsidR="00000000" w:rsidRPr="00000000">
              <w:fldChar w:fldCharType="begin"/>
            </w:r>
            <w:r w:rsidDel="00000000" w:rsidR="00000000" w:rsidRPr="00000000">
              <w:delInstrText xml:space="preserve">HYPERLINK "https://zenodo.org/records/23320178"</w:delInstrText>
            </w:r>
            <w:r w:rsidDel="00000000" w:rsidR="00000000" w:rsidRPr="00000000">
              <w:fldChar w:fldCharType="separate"/>
            </w:r>
            <w:sdt>
              <w:sdtPr>
                <w:id w:val="918461426"/>
                <w:tag w:val="goog_rdk_178"/>
              </w:sdtPr>
              <w:sdtContent>
                <w:r w:rsidDel="00000000" w:rsidR="00000000" w:rsidRPr="00000000">
                  <w:rPr>
                    <w:rtl w:val="0"/>
                    <w:rPrChange w:author="Ba Long Nguyen" w:id="94" w:date="2026-10-16T03:12:59Z">
                      <w:rPr>
                        <w:color w:val="0000ff"/>
                        <w:u w:val="single"/>
                      </w:rPr>
                    </w:rPrChange>
                  </w:rPr>
                  <w:delText xml:space="preserve">Zenodo dataset 23320178</w:delText>
                </w:r>
              </w:sdtContent>
            </w:sdt>
            <w:r w:rsidDel="00000000" w:rsidR="00000000" w:rsidRPr="00000000">
              <w:fldChar w:fldCharType="end"/>
            </w:r>
            <w:sdt>
              <w:sdtPr>
                <w:id w:val="223790570"/>
                <w:tag w:val="goog_rdk_179"/>
              </w:sdtPr>
              <w:sdtContent>
                <w:r w:rsidDel="00000000" w:rsidR="00000000" w:rsidRPr="00000000">
                  <w:rPr>
                    <w:rtl w:val="0"/>
                    <w:rPrChange w:author="Ba Long Nguyen" w:id="94" w:date="2026-10-16T03:12:59Z">
                      <w:rPr/>
                    </w:rPrChange>
                  </w:rPr>
                  <w:delText xml:space="preserve">.</w:delText>
                </w:r>
              </w:sdtContent>
            </w:sdt>
          </w:del>
        </w:sdtContent>
      </w:sdt>
      <w:r w:rsidDel="00000000" w:rsidR="00000000" w:rsidRPr="00000000">
        <w:rPr>
          <w:rtl w:val="0"/>
        </w:rPr>
        <w:t xml:space="preserve"> These three linked datasets contain the structures, DFT calculations, and ML predictions reported here.</w:t>
      </w:r>
    </w:p>
    <w:p w:rsidR="00000000" w:rsidDel="00000000" w:rsidP="00000000" w:rsidRDefault="00000000" w:rsidRPr="00000000" w14:paraId="00000060">
      <w:pPr>
        <w:pStyle w:val="Heading1"/>
        <w:rPr/>
      </w:pPr>
      <w:r w:rsidDel="00000000" w:rsidR="00000000" w:rsidRPr="00000000">
        <w:rPr>
          <w:rtl w:val="0"/>
        </w:rPr>
        <w:t xml:space="preserve">Declaration of generative AI and AI assisted technologies in the manuscript preparation process</w:t>
      </w:r>
    </w:p>
    <w:p w:rsidR="00000000" w:rsidDel="00000000" w:rsidP="00000000" w:rsidRDefault="00000000" w:rsidRPr="00000000" w14:paraId="00000061">
      <w:pPr>
        <w:rPr/>
      </w:pPr>
      <w:r w:rsidDel="00000000" w:rsidR="00000000" w:rsidRPr="00000000">
        <w:rPr>
          <w:rtl w:val="0"/>
        </w:rPr>
        <w:t xml:space="preserve">During the preparation of this work, </w:t>
      </w:r>
      <w:sdt>
        <w:sdtPr>
          <w:id w:val="-1461755534"/>
          <w:tag w:val="goog_rdk_180"/>
        </w:sdtPr>
        <w:sdtContent>
          <w:ins w:author="OpenAI Codex" w:id="95" w:date="2026-10-16T00:44:00Z">
            <w:r w:rsidDel="00000000" w:rsidR="00000000" w:rsidRPr="00000000">
              <w:rPr>
                <w:rtl w:val="0"/>
              </w:rPr>
              <w:t xml:space="preserve">we used </w:t>
            </w:r>
          </w:ins>
        </w:sdtContent>
      </w:sdt>
      <w:r w:rsidDel="00000000" w:rsidR="00000000" w:rsidRPr="00000000">
        <w:rPr>
          <w:rtl w:val="0"/>
        </w:rPr>
        <w:t xml:space="preserve">OpenAI Codex with an LLM</w:t>
      </w:r>
      <w:sdt>
        <w:sdtPr>
          <w:id w:val="-1791013036"/>
          <w:tag w:val="goog_rdk_181"/>
        </w:sdtPr>
        <w:sdtContent>
          <w:del w:author="OpenAI Codex" w:id="96" w:date="2026-10-16T00:44:00Z">
            <w:r w:rsidDel="00000000" w:rsidR="00000000" w:rsidRPr="00000000">
              <w:rPr>
                <w:rtl w:val="0"/>
              </w:rPr>
              <w:delText xml:space="preserve"> was used</w:delText>
            </w:r>
          </w:del>
        </w:sdtContent>
      </w:sdt>
      <w:r w:rsidDel="00000000" w:rsidR="00000000" w:rsidRPr="00000000">
        <w:rPr>
          <w:rtl w:val="0"/>
        </w:rPr>
        <w:t xml:space="preserve"> to organize and write the complete scientific article and to assist with reproducible analysis and figure code from the project data, literature, and instructions. </w:t>
      </w:r>
      <w:sdt>
        <w:sdtPr>
          <w:id w:val="-903815797"/>
          <w:tag w:val="goog_rdk_182"/>
        </w:sdtPr>
        <w:sdtContent>
          <w:del w:author="OpenAI Codex" w:id="97" w:date="2026-10-16T00:44:00Z">
            <w:r w:rsidDel="00000000" w:rsidR="00000000" w:rsidRPr="00000000">
              <w:rPr>
                <w:rtl w:val="0"/>
              </w:rPr>
              <w:delText xml:space="preserve">The human authors</w:delText>
            </w:r>
          </w:del>
        </w:sdtContent>
      </w:sdt>
      <w:sdt>
        <w:sdtPr>
          <w:id w:val="-1151136412"/>
          <w:tag w:val="goog_rdk_183"/>
        </w:sdtPr>
        <w:sdtContent>
          <w:ins w:author="OpenAI Codex" w:id="97" w:date="2026-10-16T00:44:00Z">
            <w:r w:rsidDel="00000000" w:rsidR="00000000" w:rsidRPr="00000000">
              <w:rPr>
                <w:rtl w:val="0"/>
              </w:rPr>
              <w:t xml:space="preserve">We</w:t>
            </w:r>
          </w:ins>
        </w:sdtContent>
      </w:sdt>
      <w:r w:rsidDel="00000000" w:rsidR="00000000" w:rsidRPr="00000000">
        <w:rPr>
          <w:rtl w:val="0"/>
        </w:rPr>
        <w:t xml:space="preserve"> reviewed the text against the calculations, model predictions, methods, figures, and sources and </w:t>
      </w:r>
      <w:sdt>
        <w:sdtPr>
          <w:id w:val="2020828150"/>
          <w:tag w:val="goog_rdk_184"/>
        </w:sdtPr>
        <w:sdtContent>
          <w:del w:author="OpenAI Codex" w:id="98" w:date="2026-10-16T00:44:00Z">
            <w:r w:rsidDel="00000000" w:rsidR="00000000" w:rsidRPr="00000000">
              <w:rPr>
                <w:rtl w:val="0"/>
              </w:rPr>
              <w:delText xml:space="preserve">took</w:delText>
            </w:r>
          </w:del>
        </w:sdtContent>
      </w:sdt>
      <w:sdt>
        <w:sdtPr>
          <w:id w:val="1103336940"/>
          <w:tag w:val="goog_rdk_185"/>
        </w:sdtPr>
        <w:sdtContent>
          <w:ins w:author="OpenAI Codex" w:id="98" w:date="2026-10-16T00:44:00Z">
            <w:r w:rsidDel="00000000" w:rsidR="00000000" w:rsidRPr="00000000">
              <w:rPr>
                <w:rtl w:val="0"/>
              </w:rPr>
              <w:t xml:space="preserve">take</w:t>
            </w:r>
          </w:ins>
        </w:sdtContent>
      </w:sdt>
      <w:r w:rsidDel="00000000" w:rsidR="00000000" w:rsidRPr="00000000">
        <w:rPr>
          <w:rtl w:val="0"/>
        </w:rPr>
        <w:t xml:space="preserve"> full responsibility for the article's content.</w:t>
      </w:r>
    </w:p>
    <w:p w:rsidR="00000000" w:rsidDel="00000000" w:rsidP="00000000" w:rsidRDefault="00000000" w:rsidRPr="00000000" w14:paraId="00000062">
      <w:pPr>
        <w:pStyle w:val="Heading1"/>
        <w:rPr/>
      </w:pPr>
      <w:r w:rsidDel="00000000" w:rsidR="00000000" w:rsidRPr="00000000">
        <w:rPr>
          <w:rtl w:val="0"/>
        </w:rPr>
        <w:t xml:space="preserve">Acknowledgments</w:t>
      </w:r>
    </w:p>
    <w:p w:rsidR="00000000" w:rsidDel="00000000" w:rsidP="00000000" w:rsidRDefault="00000000" w:rsidRPr="00000000" w14:paraId="00000063">
      <w:pPr>
        <w:rPr/>
      </w:pPr>
      <w:r w:rsidDel="00000000" w:rsidR="00000000" w:rsidRPr="00000000">
        <w:rPr>
          <w:rtl w:val="0"/>
        </w:rPr>
        <w:t xml:space="preserve">This work was supported by the Estonian Ministry of Education and Research (TK210) and the Estonian Research Council (PRG3174</w:t>
      </w:r>
      <w:sdt>
        <w:sdtPr>
          <w:id w:val="144869165"/>
          <w:tag w:val="goog_rdk_186"/>
        </w:sdtPr>
        <w:sdtContent>
          <w:ins w:author="Nadezda Kongi" w:id="99" w:date="2026-10-16T11:39:00Z">
            <w:r w:rsidDel="00000000" w:rsidR="00000000" w:rsidRPr="00000000">
              <w:rPr>
                <w:rtl w:val="0"/>
              </w:rPr>
              <w:t xml:space="preserve">, </w:t>
            </w:r>
          </w:ins>
          <w:sdt>
            <w:sdtPr>
              <w:id w:val="208499198"/>
              <w:tag w:val="goog_rdk_187"/>
            </w:sdtPr>
            <w:sdtContent>
              <w:ins w:author="Nadezda Kongi" w:id="99" w:date="2026-10-16T11:39:00Z">
                <w:r w:rsidDel="00000000" w:rsidR="00000000" w:rsidRPr="00000000">
                  <w:rPr>
                    <w:rFonts w:ascii="Times New Roman" w:cs="Times New Roman" w:eastAsia="Times New Roman" w:hAnsi="Times New Roman"/>
                    <w:sz w:val="21"/>
                    <w:szCs w:val="21"/>
                    <w:rtl w:val="0"/>
                    <w:rPrChange w:author="Nadezda Kongi" w:id="100" w:date="2026-10-16T11:39:00Z">
                      <w:rPr/>
                    </w:rPrChange>
                  </w:rPr>
                  <w:t xml:space="preserve">TEM-TA306</w:t>
                </w:r>
              </w:ins>
            </w:sdtContent>
          </w:sdt>
          <w:ins w:author="Nadezda Kongi" w:id="99" w:date="2026-10-16T11:39:00Z">
            <w:r w:rsidDel="00000000" w:rsidR="00000000" w:rsidRPr="00000000">
              <w:rPr>
                <w:rtl w:val="0"/>
              </w:rPr>
              <w:t xml:space="preserve"> </w:t>
            </w:r>
          </w:ins>
        </w:sdtContent>
      </w:sdt>
      <w:r w:rsidDel="00000000" w:rsidR="00000000" w:rsidRPr="00000000">
        <w:rPr>
          <w:rtl w:val="0"/>
        </w:rPr>
        <w:t xml:space="preserve">). </w:t>
      </w:r>
      <w:sdt>
        <w:sdtPr>
          <w:id w:val="450375820"/>
          <w:tag w:val="goog_rdk_188"/>
        </w:sdtPr>
        <w:sdtContent>
          <w:ins w:author="Nadezda Kongi" w:id="101" w:date="2026-10-16T11:40:07Z">
            <w:r w:rsidDel="00000000" w:rsidR="00000000" w:rsidRPr="00000000">
              <w:rPr>
                <w:rtl w:val="0"/>
              </w:rPr>
              <w:t xml:space="preserve">This publication is based on work from COST Action EU-CONCERT (CA24103), supported by COST (European Cooperation in Science and Technology). </w:t>
            </w:r>
          </w:ins>
        </w:sdtContent>
      </w:sdt>
      <w:r w:rsidDel="00000000" w:rsidR="00000000" w:rsidRPr="00000000">
        <w:rPr>
          <w:rtl w:val="0"/>
        </w:rPr>
        <w:t xml:space="preserve">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64">
      <w:pPr>
        <w:pStyle w:val="Heading1"/>
        <w:rPr/>
      </w:pPr>
      <w:r w:rsidDel="00000000" w:rsidR="00000000" w:rsidRPr="00000000">
        <w:rPr>
          <w:rtl w:val="0"/>
        </w:rPr>
        <w:t xml:space="preserve">References</w:t>
      </w:r>
    </w:p>
    <w:p w:rsidR="00000000" w:rsidDel="00000000" w:rsidP="00000000" w:rsidRDefault="00000000" w:rsidRPr="00000000" w14:paraId="00000065">
      <w:pPr>
        <w:rPr/>
      </w:pPr>
      <w:r w:rsidDel="00000000" w:rsidR="00000000" w:rsidRPr="00000000">
        <w:rPr>
          <w:rtl w:val="0"/>
        </w:rPr>
        <w:t xml:space="preserve">S. Jia et al., Machine Learning Reveals Role-Asymmetric Electronic Cooperation in Fe-Based Dual-Atom Catalysts, Advanced Materials 36 (2026) e74833. [</w:t>
      </w:r>
      <w:hyperlink r:id="rId50">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Z. Zhang et al., Design and Synthesis of Electrocatalysts Based on Catalysis-Unit Engineering, Advanced Materials 36 (2024) 2403549. [</w:t>
      </w:r>
      <w:hyperlink r:id="rId51">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52">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53">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L. Jia, Z. Jin, Y. Tan, Z. Zhang, Y. Pu, Y. Wang, L. Huang, From Data to Discovery: Crafting Data-Driven Frameworks for Advancing OER Electrocatalysts, Advanced Functional Materials 36 (2026) e77325. </w:t>
      </w:r>
      <w:hyperlink r:id="rId54">
        <w:r w:rsidDel="00000000" w:rsidR="00000000" w:rsidRPr="00000000">
          <w:rPr>
            <w:color w:val="0000ff"/>
            <w:u w:val="single"/>
            <w:rtl w:val="0"/>
          </w:rPr>
          <w:t xml:space="preserve">[10.1002/adfm.77325]</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Benarbia, A. Alshami, A. Mustafa, O. S. Tomomewo, Can machine learning uncover viable non-platinum catalysts for hydrogen evolution? An unsupervised clustering approach to transition metal–ligand complexes, RSC Advances 16 (2026) 42403. </w:t>
      </w:r>
      <w:hyperlink r:id="rId55">
        <w:r w:rsidDel="00000000" w:rsidR="00000000" w:rsidRPr="00000000">
          <w:rPr>
            <w:color w:val="0000ff"/>
            <w:u w:val="single"/>
            <w:rtl w:val="0"/>
          </w:rPr>
          <w:t xml:space="preserve">[10.1039/d6ra03405e]</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56">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57">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L. X. Chen, P. Christopher, F. De Angelis, S. Jin, Y.-S. Hu, N.-G. Park, D. Das Sarma, Y.-K. Sun, P. V. Kamat, We Editors Are Authors, Too, ACS Energy Letters 4 (2019) 249–250. [</w:t>
      </w:r>
      <w:hyperlink r:id="rId58">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Elements of style, Nature Physics 3 (2007) 581. [</w:t>
      </w:r>
      <w:hyperlink r:id="rId59">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C. M. Biegel, P. V. Kamat, Five common pitfalls to avoid while composing scientific figures, ACS Energy Letters 6 (2021) 4309–4310. [</w:t>
      </w:r>
      <w:hyperlink r:id="rId60">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Storytelling in research, Nature Biomedical Engineering 2 (2018) 53. [</w:t>
      </w:r>
      <w:hyperlink r:id="rId61">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Should scientists tell stories?, Nature Methods 10 (2013) 1037. [</w:t>
      </w:r>
      <w:hyperlink r:id="rId62">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B. L. Nguyen, T. K. Madsen, V. Ivanistsev, N. Kongi, Dataset of molecular dual-atom site complexes for catalysis, Data in Brief 66 (2026) 112806. [</w:t>
      </w:r>
      <w:hyperlink r:id="rId63">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[dataset] B. L. Nguyen, </w:t>
      </w:r>
      <w:r w:rsidDel="00000000" w:rsidR="00000000" w:rsidRPr="00000000">
        <w:rPr>
          <w:i w:val="1"/>
          <w:iCs w:val="1"/>
          <w:rtl w:val="0"/>
        </w:rPr>
        <w:t xml:space="preserve">T</w:t>
      </w:r>
      <w:r w:rsidDel="00000000" w:rsidR="00000000" w:rsidRPr="00000000">
        <w:rPr>
          <w:rtl w:val="0"/>
        </w:rPr>
        <w:t xml:space="preserve">. K. Madsen, V. Ivanistsev, N. Kongi, Dataset of molecular dual-atom site complexes for catalysis, Zenodo, version 1.0, 2026. [</w:t>
      </w:r>
      <w:hyperlink r:id="rId64">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J. J. Mortensen et al., GPAW: An open Python package for electronic structure calculations, Journal of Chemical Physics 160 (2024) 092503. [</w:t>
      </w:r>
      <w:hyperlink r:id="rId65">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A. H. Larsen et al., The Atomic Simulation Environment—A Python Library for Working with Atoms, Journal of Physics: Condensed Matter 29 (2017) 273002. [</w:t>
      </w:r>
      <w:hyperlink r:id="rId66">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67">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68">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S. Razzaq, K. S. Exner, Materials screening by the descriptor Gmax(η): The free energy span model in electrocatalysis, ACS Catalysis 13 (2023) 1740–1758. [</w:t>
      </w:r>
      <w:hyperlink r:id="rId69">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M. D. Wilkinson et al., The FAIR guiding principles for scientific data management and stewardship, Scientific Data 3 (2016) 160018. [</w:t>
      </w:r>
      <w:hyperlink r:id="rId70">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71">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i w:val="1"/>
          <w:iCs w:val="1"/>
          <w:rtl w:val="0"/>
        </w:rPr>
        <w:t xml:space="preserve">T</w:t>
      </w:r>
      <w:r w:rsidDel="00000000" w:rsidR="00000000" w:rsidRPr="00000000">
        <w:rPr>
          <w:rtl w:val="0"/>
        </w:rPr>
        <w:t xml:space="preserve">. Ifargan, L. Hafner, M. Kern, O. Alcalay, R. Kishony, Autonomous LLM-Driven Research: from Data to Human-Verifiable Research Papers, NEJM AI 2 (2025). [</w:t>
      </w:r>
      <w:hyperlink r:id="rId72">
        <w:r w:rsidDel="00000000" w:rsidR="00000000" w:rsidRPr="00000000">
          <w:rPr>
            <w:color w:val="0000ff"/>
            <w:u w:val="single"/>
            <w:rtl w:val="0"/>
          </w:rPr>
          <w:t xml:space="preserve">10.1056/aioa2400555</w:t>
        </w:r>
      </w:hyperlink>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B.-C. Björk, D. Solomon, The publishing delay in scholarly peer-reviewed journals, Journal of Informetrics 7 (2013) 914–923. [</w:t>
      </w:r>
      <w:hyperlink r:id="rId73">
        <w:r w:rsidDel="00000000" w:rsidR="00000000" w:rsidRPr="00000000">
          <w:rPr>
            <w:color w:val="0000ff"/>
            <w:u w:val="single"/>
            <w:rtl w:val="0"/>
          </w:rPr>
          <w:t xml:space="preserve">10.1016/j.joi.2013.09.001</w:t>
        </w:r>
      </w:hyperlink>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J. Ding, D. Du, A study of the correlation between publication delays and measurement indicators of journal articles in the social network environment: based on online data in PLOS, Scientometrics 128 (2023) 1711–1743. [</w:t>
      </w:r>
      <w:hyperlink r:id="rId74">
        <w:r w:rsidDel="00000000" w:rsidR="00000000" w:rsidRPr="00000000">
          <w:rPr>
            <w:color w:val="0000ff"/>
            <w:u w:val="single"/>
            <w:rtl w:val="0"/>
          </w:rPr>
          <w:t xml:space="preserve">10.1007/s11192-023-04640-6</w:t>
        </w:r>
      </w:hyperlink>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J. Rossmeisl, A. Logadottir, J. K. Nørskov, Electrolysis of water on (oxidized) metal surfaces, Chemical Physics 319 (2005) 178–184. </w:t>
      </w:r>
      <w:hyperlink r:id="rId75">
        <w:r w:rsidDel="00000000" w:rsidR="00000000" w:rsidRPr="00000000">
          <w:rPr>
            <w:color w:val="0000ff"/>
            <w:u w:val="single"/>
            <w:rtl w:val="0"/>
          </w:rPr>
          <w:t xml:space="preserve">[10.1016/j.chemphys.2005.05.038]</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 Calle-Vallejo, J. I. Martínez, J. Rossmeisl, Density functional studies of functionalized graphitic materials with late transition metals for oxygen reduction reactions, Physical Chemistry Chemical Physics 13 (2011) 15639. </w:t>
      </w:r>
      <w:hyperlink r:id="rId76">
        <w:r w:rsidDel="00000000" w:rsidR="00000000" w:rsidRPr="00000000">
          <w:rPr>
            <w:color w:val="0000ff"/>
            <w:u w:val="single"/>
            <w:rtl w:val="0"/>
          </w:rPr>
          <w:t xml:space="preserve">[10.1039/c1cp21228a]</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Scientific writing article, Hydrology and Earth System Sciences 20 (2016), starting at p. 2965. </w:t>
      </w:r>
      <w:hyperlink r:id="rId77">
        <w:r w:rsidDel="00000000" w:rsidR="00000000" w:rsidRPr="00000000">
          <w:rPr>
            <w:color w:val="0000ff"/>
            <w:u w:val="single"/>
            <w:rtl w:val="0"/>
          </w:rPr>
          <w:t xml:space="preserve">[10.5194/hess-20-2965-2016]</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University of Sargodha, Week 09 scientific writing lesson. </w:t>
      </w:r>
      <w:hyperlink r:id="rId78">
        <w:r w:rsidDel="00000000" w:rsidR="00000000" w:rsidRPr="00000000">
          <w:rPr>
            <w:color w:val="0000ff"/>
            <w:u w:val="single"/>
            <w:rtl w:val="0"/>
          </w:rPr>
          <w:t xml:space="preserve">[course page]</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Coursera, Scientific Writing course. </w:t>
      </w:r>
      <w:hyperlink r:id="rId79">
        <w:r w:rsidDel="00000000" w:rsidR="00000000" w:rsidRPr="00000000">
          <w:rPr>
            <w:color w:val="0000ff"/>
            <w:u w:val="single"/>
            <w:rtl w:val="0"/>
          </w:rPr>
          <w:t xml:space="preserve">[course page]</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 Glasman-Deal, Science Research Writing for Non-Native Speakers of English, Imperial College Press, London and Hackensack, NJ, 2010.</w:t>
      </w:r>
    </w:p>
    <w:p w:rsidR="00000000" w:rsidDel="00000000" w:rsidP="00000000" w:rsidRDefault="00000000" w:rsidRPr="00000000" w14:paraId="00000085">
      <w:pPr>
        <w:rPr/>
      </w:pPr>
      <w:r w:rsidDel="00000000" w:rsidR="00000000" w:rsidRPr="00000000">
        <w:rPr>
          <w:rtl w:val="0"/>
        </w:rPr>
        <w:t xml:space="preserve">B. Minto, The Minto Pyramid Principle: Logic in Writing and Thinking, Prentice Hall, 2010.</w:t>
      </w:r>
    </w:p>
    <w:p w:rsidR="00000000" w:rsidDel="00000000" w:rsidP="00000000" w:rsidRDefault="00000000" w:rsidRPr="00000000" w14:paraId="00000086">
      <w:pPr>
        <w:rPr/>
      </w:pPr>
      <w:r w:rsidDel="00000000" w:rsidR="00000000" w:rsidRPr="00000000">
        <w:rPr>
          <w:rtl w:val="0"/>
        </w:rPr>
        <w:t xml:space="preserve">V. Ivanistsev, R. Cepitis, J. Rossmeisl, N. Kongi, Twenty years after: scaling relations in oxygen electrocatalysis and beyond, Chemical Society Reviews 54 (2025) 10956–10976. </w:t>
      </w:r>
      <w:hyperlink r:id="rId80">
        <w:r w:rsidDel="00000000" w:rsidR="00000000" w:rsidRPr="00000000">
          <w:rPr>
            <w:color w:val="0000ff"/>
            <w:u w:val="single"/>
            <w:rtl w:val="0"/>
          </w:rPr>
          <w:t xml:space="preserve">[10.1039/D5CS00597C]</w:t>
        </w:r>
      </w:hyperlink>
      <w:r w:rsidDel="00000000" w:rsidR="00000000" w:rsidRPr="00000000">
        <w:rPr>
          <w:rtl w:val="0"/>
        </w:rPr>
      </w:r>
    </w:p>
    <w:sectPr>
      <w:footerReference r:id="rId81"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character" w:styleId="CommentReference">
    <w:name w:val="annotation reference"/>
    <w:basedOn w:val="DefaultParagraphFont"/>
    <w:uiPriority w:val="99"/>
    <w:semiHidden w:val="1"/>
    <w:unhideWhenUsed w:val="1"/>
    <w:rsid w:val="00392A77"/>
    <w:rPr>
      <w:sz w:val="16"/>
      <w:szCs w:val="16"/>
    </w:rPr>
  </w:style>
  <w:style w:type="paragraph" w:styleId="CommentText">
    <w:name w:val="annotation text"/>
    <w:basedOn w:val="Normal"/>
    <w:link w:val="CommentTextChar"/>
    <w:uiPriority w:val="99"/>
    <w:unhideWhenUsed w:val="1"/>
    <w:rsid w:val="00392A77"/>
    <w:pPr>
      <w:spacing w:line="240" w:lineRule="auto"/>
    </w:pPr>
    <w:rPr>
      <w:sz w:val="20"/>
      <w:szCs w:val="20"/>
    </w:rPr>
  </w:style>
  <w:style w:type="character" w:styleId="CommentTextChar" w:customStyle="1">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val="1"/>
    <w:unhideWhenUsed w:val="1"/>
    <w:rsid w:val="00392A77"/>
    <w:rPr>
      <w:b w:val="1"/>
      <w:bCs w:val="1"/>
    </w:rPr>
  </w:style>
  <w:style w:type="character" w:styleId="CommentSubjectChar" w:customStyle="1">
    <w:name w:val="Comment Subject Char"/>
    <w:basedOn w:val="CommentTextChar"/>
    <w:link w:val="CommentSubject"/>
    <w:uiPriority w:val="99"/>
    <w:semiHidden w:val="1"/>
    <w:rsid w:val="00392A77"/>
    <w:rPr>
      <w:b w:val="1"/>
      <w:bCs w:val="1"/>
      <w:sz w:val="20"/>
      <w:szCs w:val="20"/>
    </w:rPr>
  </w:style>
  <w:style w:type="character" w:styleId="FollowedHyperlink">
    <w:name w:val="FollowedHyperlink"/>
    <w:basedOn w:val="DefaultParagraphFont"/>
    <w:uiPriority w:val="99"/>
    <w:semiHidden w:val="1"/>
    <w:unhideWhenUsed w:val="1"/>
    <w:rsid w:val="008A57FC"/>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21/jacs.4c12705" TargetMode="External"/><Relationship Id="rId42" Type="http://schemas.openxmlformats.org/officeDocument/2006/relationships/hyperlink" Target="https://doi.org/10.1002/adma.202403549" TargetMode="External"/><Relationship Id="rId41" Type="http://schemas.openxmlformats.org/officeDocument/2006/relationships/hyperlink" Target="https://doi.org/10.1021/acscatal.6c00046" TargetMode="External"/><Relationship Id="rId44" Type="http://schemas.openxmlformats.org/officeDocument/2006/relationships/hyperlink" Target="https://doi.org/10.1002/adfm.77325" TargetMode="External"/><Relationship Id="rId43" Type="http://schemas.openxmlformats.org/officeDocument/2006/relationships/hyperlink" Target="https://doi.org/10.1002/adma.74833" TargetMode="External"/><Relationship Id="rId46" Type="http://schemas.openxmlformats.org/officeDocument/2006/relationships/hyperlink" Target="https://doi.org/10.1039/d6ra03405e" TargetMode="External"/><Relationship Id="rId45" Type="http://schemas.openxmlformats.org/officeDocument/2006/relationships/hyperlink" Target="https://doi.org/10.1021/acscatal.6c02383" TargetMode="External"/><Relationship Id="rId80" Type="http://schemas.openxmlformats.org/officeDocument/2006/relationships/hyperlink" Target="https://doi.org/10.1039/D5CS00597C" TargetMode="Externa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021/acscatal.2c03997" TargetMode="External"/><Relationship Id="rId47" Type="http://schemas.openxmlformats.org/officeDocument/2006/relationships/hyperlink" Target="https://doi.org/10.1016/j.coelec.2018.03.025" TargetMode="External"/><Relationship Id="rId49" Type="http://schemas.openxmlformats.org/officeDocument/2006/relationships/hyperlink" Target="https://doi.org/10.5281/zenodo.1860137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ladislav.ivanistsev@lu.lv" TargetMode="External"/><Relationship Id="rId8" Type="http://schemas.openxmlformats.org/officeDocument/2006/relationships/hyperlink" Target="mailto:nadezda.kongi@ut.ee" TargetMode="External"/><Relationship Id="rId73" Type="http://schemas.openxmlformats.org/officeDocument/2006/relationships/hyperlink" Target="https://doi.org/10.1016/j.joi.2013.09.001" TargetMode="External"/><Relationship Id="rId72" Type="http://schemas.openxmlformats.org/officeDocument/2006/relationships/hyperlink" Target="https://doi.org/10.1056/aioa2400555" TargetMode="External"/><Relationship Id="rId31" Type="http://schemas.openxmlformats.org/officeDocument/2006/relationships/hyperlink" Target="https://doi.org/10.1021/jp047349j" TargetMode="External"/><Relationship Id="rId75" Type="http://schemas.openxmlformats.org/officeDocument/2006/relationships/hyperlink" Target="https://doi.org/10.1016/j.chemphys.2005.05.038" TargetMode="External"/><Relationship Id="rId30" Type="http://schemas.openxmlformats.org/officeDocument/2006/relationships/hyperlink" Target="https://doi.org/10.1039/c1cp21228a" TargetMode="External"/><Relationship Id="rId74" Type="http://schemas.openxmlformats.org/officeDocument/2006/relationships/hyperlink" Target="https://doi.org/10.1007/s11192-023-04640-6" TargetMode="External"/><Relationship Id="rId33" Type="http://schemas.openxmlformats.org/officeDocument/2006/relationships/image" Target="media/image5.png"/><Relationship Id="rId77" Type="http://schemas.openxmlformats.org/officeDocument/2006/relationships/hyperlink" Target="https://doi.org/10.5194/hess-20-2965-2016" TargetMode="External"/><Relationship Id="rId32" Type="http://schemas.openxmlformats.org/officeDocument/2006/relationships/hyperlink" Target="https://doi.org/10.1056/aioa2400555" TargetMode="External"/><Relationship Id="rId76" Type="http://schemas.openxmlformats.org/officeDocument/2006/relationships/hyperlink" Target="https://doi.org/10.1039/c1cp21228a" TargetMode="External"/><Relationship Id="rId35" Type="http://schemas.openxmlformats.org/officeDocument/2006/relationships/hyperlink" Target="https://doi.org/10.1016/j.dib.2026.112806" TargetMode="External"/><Relationship Id="rId79" Type="http://schemas.openxmlformats.org/officeDocument/2006/relationships/hyperlink" Target="https://www.coursera.org/learn/sciwrite" TargetMode="External"/><Relationship Id="rId34" Type="http://schemas.openxmlformats.org/officeDocument/2006/relationships/hyperlink" Target="https://doi.org/10.26434/chemrxiv.15001712/v1" TargetMode="External"/><Relationship Id="rId78" Type="http://schemas.openxmlformats.org/officeDocument/2006/relationships/hyperlink" Target="https://lms.su.edu.pk/lesson/4886/week-09" TargetMode="External"/><Relationship Id="rId71" Type="http://schemas.openxmlformats.org/officeDocument/2006/relationships/hyperlink" Target="https://doi.org/10.1126/sciadv.adt3813" TargetMode="External"/><Relationship Id="rId70" Type="http://schemas.openxmlformats.org/officeDocument/2006/relationships/hyperlink" Target="https://doi.org/10.1038/sdata.2016.18" TargetMode="External"/><Relationship Id="rId37" Type="http://schemas.openxmlformats.org/officeDocument/2006/relationships/image" Target="media/image4.png"/><Relationship Id="rId36" Type="http://schemas.openxmlformats.org/officeDocument/2006/relationships/hyperlink" Target="https://doi.org/10.1039/D5CS00597C" TargetMode="External"/><Relationship Id="rId39" Type="http://schemas.openxmlformats.org/officeDocument/2006/relationships/hyperlink" Target="https://doi.org/10.26434/chemrxiv.15001712/v1" TargetMode="External"/><Relationship Id="rId38" Type="http://schemas.openxmlformats.org/officeDocument/2006/relationships/image" Target="media/image3.png"/><Relationship Id="rId62" Type="http://schemas.openxmlformats.org/officeDocument/2006/relationships/hyperlink" Target="https://doi.org/10.1038/nmeth.2726" TargetMode="External"/><Relationship Id="rId61" Type="http://schemas.openxmlformats.org/officeDocument/2006/relationships/hyperlink" Target="https://doi.org/10.1038/s41551-018-0202-5" TargetMode="External"/><Relationship Id="rId20" Type="http://schemas.openxmlformats.org/officeDocument/2006/relationships/hyperlink" Target="https://doi.org/10.1126/sciadv.adt3813" TargetMode="External"/><Relationship Id="rId64" Type="http://schemas.openxmlformats.org/officeDocument/2006/relationships/hyperlink" Target="https://doi.org/10.5281/zenodo.18601379" TargetMode="External"/><Relationship Id="rId63" Type="http://schemas.openxmlformats.org/officeDocument/2006/relationships/hyperlink" Target="https://doi.org/10.1016/j.dib.2026.112806" TargetMode="External"/><Relationship Id="rId22" Type="http://schemas.openxmlformats.org/officeDocument/2006/relationships/hyperlink" Target="https://doi.org/10.1056/aioa2400555" TargetMode="External"/><Relationship Id="rId66" Type="http://schemas.openxmlformats.org/officeDocument/2006/relationships/hyperlink" Target="https://doi.org/10.1088/1361-648X/aa680e" TargetMode="External"/><Relationship Id="rId21" Type="http://schemas.openxmlformats.org/officeDocument/2006/relationships/hyperlink" Target="https://doi.org/10.1038/nmeth.2726" TargetMode="External"/><Relationship Id="rId65" Type="http://schemas.openxmlformats.org/officeDocument/2006/relationships/hyperlink" Target="https://doi.org/10.1063/5.0182685" TargetMode="External"/><Relationship Id="rId24" Type="http://schemas.openxmlformats.org/officeDocument/2006/relationships/hyperlink" Target="https://doi.org/10.1016/j.dib.2026.112806" TargetMode="External"/><Relationship Id="rId68" Type="http://schemas.openxmlformats.org/officeDocument/2006/relationships/hyperlink" Target="https://doi.org/10.1016/j.coelec.2018.03.025" TargetMode="External"/><Relationship Id="rId23" Type="http://schemas.openxmlformats.org/officeDocument/2006/relationships/image" Target="media/image2.png"/><Relationship Id="rId67" Type="http://schemas.openxmlformats.org/officeDocument/2006/relationships/hyperlink" Target="https://doi.org/10.1063/1.5090222" TargetMode="External"/><Relationship Id="rId60" Type="http://schemas.openxmlformats.org/officeDocument/2006/relationships/hyperlink" Target="https://doi.org/10.1021/acsenergylett.1c02401" TargetMode="External"/><Relationship Id="rId26" Type="http://schemas.openxmlformats.org/officeDocument/2006/relationships/hyperlink" Target="https://doi.org/10.1088/1361-648X/aa680e" TargetMode="External"/><Relationship Id="rId25" Type="http://schemas.openxmlformats.org/officeDocument/2006/relationships/hyperlink" Target="https://doi.org/10.1063/5.0182685" TargetMode="External"/><Relationship Id="rId69" Type="http://schemas.openxmlformats.org/officeDocument/2006/relationships/hyperlink" Target="https://doi.org/10.1021/acscatal.2c03997" TargetMode="External"/><Relationship Id="rId28" Type="http://schemas.openxmlformats.org/officeDocument/2006/relationships/hyperlink" Target="https://doi.org/10.26434/chemrxiv.15001712/v1" TargetMode="External"/><Relationship Id="rId27" Type="http://schemas.openxmlformats.org/officeDocument/2006/relationships/hyperlink" Target="https://doi.org/10.1063/1.5090222" TargetMode="External"/><Relationship Id="rId29" Type="http://schemas.openxmlformats.org/officeDocument/2006/relationships/hyperlink" Target="https://doi.org/10.1016/j.chemphys.2005.05.038" TargetMode="External"/><Relationship Id="rId51" Type="http://schemas.openxmlformats.org/officeDocument/2006/relationships/hyperlink" Target="https://doi.org/10.1002/adma.202403549" TargetMode="External"/><Relationship Id="rId50" Type="http://schemas.openxmlformats.org/officeDocument/2006/relationships/hyperlink" Target="https://doi.org/10.1002/adma.74833" TargetMode="External"/><Relationship Id="rId53" Type="http://schemas.openxmlformats.org/officeDocument/2006/relationships/hyperlink" Target="https://doi.org/10.1021/jp047349j" TargetMode="External"/><Relationship Id="rId52" Type="http://schemas.openxmlformats.org/officeDocument/2006/relationships/hyperlink" Target="https://doi.org/10.1021/acscatal.6c02383" TargetMode="External"/><Relationship Id="rId11" Type="http://schemas.openxmlformats.org/officeDocument/2006/relationships/hyperlink" Target="https://doi.org/10.1007/s11192-023-04640-6" TargetMode="External"/><Relationship Id="rId55" Type="http://schemas.openxmlformats.org/officeDocument/2006/relationships/hyperlink" Target="https://doi.org/10.1039/d6ra03405e" TargetMode="External"/><Relationship Id="rId10" Type="http://schemas.openxmlformats.org/officeDocument/2006/relationships/hyperlink" Target="https://doi.org/10.1016/j.joi.2013.09.001" TargetMode="External"/><Relationship Id="rId54" Type="http://schemas.openxmlformats.org/officeDocument/2006/relationships/hyperlink" Target="https://doi.org/10.1002/adfm.77325" TargetMode="External"/><Relationship Id="rId13" Type="http://schemas.openxmlformats.org/officeDocument/2006/relationships/hyperlink" Target="https://doi.org/10.1021/acsenergylett.8b02322" TargetMode="External"/><Relationship Id="rId57" Type="http://schemas.openxmlformats.org/officeDocument/2006/relationships/hyperlink" Target="https://doi.org/10.26434/chemrxiv.15001712/v1" TargetMode="External"/><Relationship Id="rId12" Type="http://schemas.openxmlformats.org/officeDocument/2006/relationships/hyperlink" Target="https://doi.org/10.1038/nphys724" TargetMode="External"/><Relationship Id="rId56" Type="http://schemas.openxmlformats.org/officeDocument/2006/relationships/hyperlink" Target="https://doi.org/10.1021/jacs.4c12705" TargetMode="External"/><Relationship Id="rId15" Type="http://schemas.openxmlformats.org/officeDocument/2006/relationships/hyperlink" Target="https://doi.org/10.1038/s41551-018-0202-5" TargetMode="External"/><Relationship Id="rId59" Type="http://schemas.openxmlformats.org/officeDocument/2006/relationships/hyperlink" Target="https://doi.org/10.1038/nphys724" TargetMode="External"/><Relationship Id="rId14" Type="http://schemas.openxmlformats.org/officeDocument/2006/relationships/hyperlink" Target="https://doi.org/10.1021/acsenergylett.1c02401" TargetMode="External"/><Relationship Id="rId58" Type="http://schemas.openxmlformats.org/officeDocument/2006/relationships/hyperlink" Target="https://doi.org/10.1021/acsenergylett.8b02322" TargetMode="External"/><Relationship Id="rId17" Type="http://schemas.openxmlformats.org/officeDocument/2006/relationships/hyperlink" Target="https://lms.su.edu.pk/lesson/4886/week-09" TargetMode="External"/><Relationship Id="rId16" Type="http://schemas.openxmlformats.org/officeDocument/2006/relationships/hyperlink" Target="https://doi.org/10.5194/hess-20-2965-2016" TargetMode="External"/><Relationship Id="rId19" Type="http://schemas.openxmlformats.org/officeDocument/2006/relationships/hyperlink" Target="https://doi.org/10.1038/sdata.2016.18" TargetMode="External"/><Relationship Id="rId18" Type="http://schemas.openxmlformats.org/officeDocument/2006/relationships/hyperlink" Target="https://www.coursera.org/learn/sciwr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qEWHDTH17Uh0DNq0XvKYXT+Vg==">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