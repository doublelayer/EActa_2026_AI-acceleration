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Pr>
            <w:rStyle w:val="Hyperlink"/>
          </w:rPr>
          <w:t>vladislav.ivanistsev@lu.lv</w:t>
        </w:r>
      </w:hyperlink>
      <w:r>
        <w:t xml:space="preserve">; </w:t>
      </w:r>
      <w:hyperlink r:id="rId9">
        <w:r>
          <w:rPr>
            <w:rStyle w:val="Hyperlink"/>
          </w:rPr>
          <w:t>nadezda.kongi@ut.ee</w:t>
        </w:r>
      </w:hyperlink>
    </w:p>
    <w:p w14:paraId="60F957DC" w14:textId="77777777" w:rsidR="001822C1" w:rsidRDefault="00000000">
      <w:pPr>
        <w:pStyle w:val="Heading1"/>
      </w:pPr>
      <w:r>
        <w:t>Abstract</w:t>
      </w:r>
    </w:p>
    <w:p w14:paraId="58AC7AC5" w14:textId="702FAC1E" w:rsidR="001822C1" w:rsidRDefault="00000000">
      <w:del w:id="1001" w:author="OpenAI Codex" w:date="2026-10-12T23:00:00Z">
        <w:r>
          <w:delText xml:space="preserve">Artificial intelligence (AI) can accelerate catalyst </w:delText>
        </w:r>
      </w:del>
      <w:ins w:id="1002" w:author="OpenAI Codex" w:date="2026-10-12T23:00:00Z">
        <w:r>
          <w:t xml:space="preserve">Scientific </w:t>
        </w:r>
      </w:ins>
      <w:r>
        <w:t xml:space="preserve">discovery </w:t>
      </w:r>
      <w:del w:id="1003" w:author="OpenAI Codex" w:date="2026-10-12T23:00:00Z">
        <w:r>
          <w:delText xml:space="preserve">by shortening </w:delText>
        </w:r>
      </w:del>
      <w:ins w:id="1004" w:author="OpenAI Codex" w:date="2026-10-12T23:00:00Z">
        <w:r>
          <w:t xml:space="preserve">advances when researchers produce trustworthy evidence and make it available for reuse. Here, we connect density functional theory (DFT), machine learning (ML), and large language models (LLMs) in a study of </w:t>
        </w:r>
      </w:ins>
      <w:r>
        <w:t xml:space="preserve">the </w:t>
      </w:r>
      <w:del w:id="1005" w:author="OpenAI Codex" w:date="2026-10-12T23:00:00Z">
        <w:r>
          <w:delText xml:space="preserve">route from verified results to reusable scientific communication. We test this proposition with </w:delText>
        </w:r>
      </w:del>
      <w:ins w:id="1006" w:author="OpenAI Codex" w:date="2026-10-12T23:00:00Z">
        <w:r>
          <w:t xml:space="preserve">oxygen reduction reaction (ORR) on </w:t>
        </w:r>
      </w:ins>
      <w:r>
        <w:t xml:space="preserve">molecular dual-atom site catalysts </w:t>
      </w:r>
      <w:del w:id="1007" w:author="OpenAI Codex" w:date="2026-10-12T23:00:00Z">
        <w:r>
          <w:delText xml:space="preserve">(DASCs) for the oxygen reduction reaction (ORR). </w:delText>
        </w:r>
      </w:del>
      <w:ins w:id="1008" w:author="OpenAI Codex" w:date="2026-10-12T23:00:00Z">
        <w:r>
          <w:t xml:space="preserve">(DASCs). </w:t>
        </w:r>
      </w:ins>
      <w:r>
        <w:t xml:space="preserve">Human researchers </w:t>
      </w:r>
      <w:del w:id="1009" w:author="OpenAI Codex" w:date="2026-10-12T23:00:00Z">
        <w:r>
          <w:delText xml:space="preserve">used density functional theory (DFT) to calculate </w:delText>
        </w:r>
      </w:del>
      <w:ins w:id="1010" w:author="OpenAI Codex" w:date="2026-10-12T23:00:00Z">
        <w:r>
          <w:t xml:space="preserve">calculated </w:t>
        </w:r>
      </w:ins>
      <w:r>
        <w:t xml:space="preserve">adsorption energetics for 88 molecular </w:t>
      </w:r>
      <w:del w:id="1011" w:author="OpenAI Codex" w:date="2026-10-12T23:00:00Z">
        <w:r>
          <w:delText xml:space="preserve">catalysts. These calculations form the training source for a machine learning (ML) regression model designed to screen a separate database of 1176 optimized </w:delText>
        </w:r>
      </w:del>
      <w:r>
        <w:t xml:space="preserve">catalysts and </w:t>
      </w:r>
      <w:del w:id="1012" w:author="OpenAI Codex" w:date="2026-10-12T23:00:00Z">
        <w:r>
          <w:delText xml:space="preserve">prioritize </w:delText>
        </w:r>
      </w:del>
      <w:ins w:id="1013" w:author="OpenAI Codex" w:date="2026-10-12T23:00:00Z">
        <w:r>
          <w:t xml:space="preserve">used regression predictions to examine how catalyst composition relates to ORR thermodynamics. The DFT calculations identify three molecular </w:t>
        </w:r>
      </w:ins>
      <w:r>
        <w:t xml:space="preserve">structures </w:t>
      </w:r>
      <w:del w:id="1014" w:author="OpenAI Codex" w:date="2026-10-12T23:00:00Z">
        <w:r>
          <w:delText xml:space="preserve">for further calculation or experiment. </w:delText>
        </w:r>
      </w:del>
      <w:ins w:id="1015" w:author="OpenAI Codex" w:date="2026-10-12T23:00:00Z">
        <w:r>
          <w:t xml:space="preserve">with calculated overpotentials of 0.34, 0.39, and 0.41 V. Regression analysis identifies promising Fe- and Co-containing molecular families. </w:t>
        </w:r>
      </w:ins>
      <w:r>
        <w:t xml:space="preserve">We </w:t>
      </w:r>
      <w:del w:id="1016" w:author="OpenAI Codex" w:date="2026-10-12T23:00:00Z">
        <w:r>
          <w:delText xml:space="preserve">also developed </w:delText>
        </w:r>
      </w:del>
      <w:ins w:id="1017" w:author="OpenAI Codex" w:date="2026-10-12T23:00:00Z">
        <w:r>
          <w:t xml:space="preserve">then used </w:t>
        </w:r>
      </w:ins>
      <w:r>
        <w:t xml:space="preserve">a </w:t>
      </w:r>
      <w:del w:id="1018" w:author="OpenAI Codex" w:date="2026-10-12T23:00:00Z">
        <w:r>
          <w:delText xml:space="preserve">large language model (LLM) writing </w:delText>
        </w:r>
      </w:del>
      <w:ins w:id="1019" w:author="OpenAI Codex" w:date="2026-10-12T23:00:00Z">
        <w:r>
          <w:t xml:space="preserve">carefully guided LLM </w:t>
        </w:r>
      </w:ins>
      <w:r>
        <w:t xml:space="preserve">procedure </w:t>
      </w:r>
      <w:del w:id="1020" w:author="OpenAI Codex" w:date="2026-10-12T23:00:00Z">
        <w:r>
          <w:delText xml:space="preserve">through iterative scientific, editorial, and technical guidance. The procedure consolidates </w:delText>
        </w:r>
      </w:del>
      <w:ins w:id="1021" w:author="OpenAI Codex" w:date="2026-10-12T23:00:00Z">
        <w:r>
          <w:t xml:space="preserve">to prepare the complete article from </w:t>
        </w:r>
      </w:ins>
      <w:r>
        <w:t xml:space="preserve">verified </w:t>
      </w:r>
      <w:del w:id="1022" w:author="OpenAI Codex" w:date="2026-10-12T23:00:00Z">
        <w:r>
          <w:delText xml:space="preserve">data, analyses, </w:delText>
        </w:r>
      </w:del>
      <w:ins w:id="1023" w:author="OpenAI Codex" w:date="2026-10-12T23:00:00Z">
        <w:r>
          <w:t xml:space="preserve">calculations, predictions, </w:t>
        </w:r>
      </w:ins>
      <w:r>
        <w:t xml:space="preserve">literature, figures, and </w:t>
      </w:r>
      <w:ins w:id="1024" w:author="OpenAI Codex" w:date="2026-10-12T23:00:00Z">
        <w:r>
          <w:t xml:space="preserve">instructions. The researchers chose the questions, produced the calculations, checked the analysis, and verified the manuscript. This study shows how researchers can delegate scientific </w:t>
        </w:r>
      </w:ins>
      <w:r>
        <w:t xml:space="preserve">writing </w:t>
      </w:r>
      <w:del w:id="1025" w:author="OpenAI Codex" w:date="2026-10-12T23:00:00Z">
        <w:r>
          <w:delText xml:space="preserve">rules into one final prompt for complete manuscript generation. The catalyst calculations </w:delText>
        </w:r>
      </w:del>
      <w:ins w:id="1026" w:author="OpenAI Codex" w:date="2026-10-12T23:00:00Z">
        <w:r>
          <w:t xml:space="preserve">to an LLM while keeping the science in human hands, so they can give more time to scientific methods </w:t>
        </w:r>
      </w:ins>
      <w:r>
        <w:t xml:space="preserve">and </w:t>
      </w:r>
      <w:del w:id="1027" w:author="OpenAI Codex" w:date="2026-10-12T23:00:00Z">
        <w:r>
          <w:delText xml:space="preserve">predictions constitute genuine electrochemical research; </w:delText>
        </w:r>
      </w:del>
      <w:r>
        <w:t xml:space="preserve">the </w:t>
      </w:r>
      <w:del w:id="1028" w:author="OpenAI Codex" w:date="2026-10-12T23:00:00Z">
        <w:r>
          <w:delText xml:space="preserve">article itself tests whether their communication can be delegated. Human researchers choose the questions and methods, interpret and verify the results, and remain responsible for the article. This division can reduce the delay between obtaining reliable results and making them available for reuse.</w:delText>
        </w:r>
      </w:del>
      <w:ins w:id="1029" w:author="OpenAI Codex" w:date="2026-10-12T23:00:00Z">
        <w:r>
          <w:t xml:space="preserve">pleasure of discovery.</w:t>
        </w:r>
      </w:ins>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632B310A" w:rsidR="001822C1" w:rsidRDefault="00000000">
      <w:r>
        <w:t xml:space="preserve">Accelerating catalyst discovery </w:t>
      </w:r>
      <w:del w:id="1030" w:author="OpenAI Codex" w:date="2026-10-12T23:00:00Z">
        <w:r>
          <w:delText xml:space="preserve">with AI means shortening the interval between a scientific question and </w:delText>
        </w:r>
      </w:del>
      <w:ins w:id="1031" w:author="OpenAI Codex" w:date="2026-10-12T23:00:00Z">
        <w:r>
          <w:t xml:space="preserve">has usually meant faster calculations, larger candidate sets, or better prioritization. Each can help researchers choose </w:t>
        </w:r>
      </w:ins>
      <w:r>
        <w:t xml:space="preserve">the next </w:t>
      </w:r>
      <w:del w:id="1032" w:author="OpenAI Codex" w:date="2026-10-12T23:00:00Z">
        <w:r>
          <w:delText xml:space="preserve">informed decision. DFT and ML can reduce the time required </w:delText>
        </w:r>
      </w:del>
      <w:ins w:id="1033" w:author="OpenAI Codex" w:date="2026-10-12T23:00:00Z">
        <w:r>
          <w:t xml:space="preserve">structure </w:t>
        </w:r>
      </w:ins>
      <w:r>
        <w:t xml:space="preserve">to </w:t>
      </w:r>
      <w:del w:id="1034" w:author="OpenAI Codex" w:date="2026-10-12T23:00:00Z">
        <w:r>
          <w:delText xml:space="preserve">evaluate candidates, yet </w:delText>
        </w:r>
      </w:del>
      <w:ins w:id="1035" w:author="OpenAI Codex" w:date="2026-10-12T23:00:00Z">
        <w:r>
          <w:t xml:space="preserve">calculate or test. Yet </w:t>
        </w:r>
      </w:ins>
      <w:r>
        <w:t xml:space="preserve">a result </w:t>
      </w:r>
      <w:del w:id="1036" w:author="OpenAI Codex" w:date="2026-10-12T23:00:00Z">
        <w:r>
          <w:delText xml:space="preserve">cannot guide </w:delText>
        </w:r>
      </w:del>
      <w:ins w:id="1037" w:author="OpenAI Codex" w:date="2026-10-12T23:00:00Z">
        <w:r>
          <w:t xml:space="preserve">becomes useful to </w:t>
        </w:r>
      </w:ins>
      <w:r>
        <w:t xml:space="preserve">another </w:t>
      </w:r>
      <w:del w:id="1038" w:author="OpenAI Codex" w:date="2026-10-12T23:00:00Z">
        <w:r>
          <w:delText xml:space="preserve">calculation or experiment until other researchers </w:delText>
        </w:r>
      </w:del>
      <w:ins w:id="1039" w:author="OpenAI Codex" w:date="2026-10-12T23:00:00Z">
        <w:r>
          <w:t xml:space="preserve">group only after its evidence and reasoning are communicated. We examine both stages through ORR on molecular DASCs, and we ask whether an LLM </w:t>
        </w:r>
      </w:ins>
      <w:r>
        <w:t xml:space="preserve">can </w:t>
      </w:r>
      <w:del w:id="1040" w:author="OpenAI Codex" w:date="2026-10-12T23:00:00Z">
        <w:r>
          <w:delText xml:space="preserve">inspect and reuse it. We therefore examine </w:delText>
        </w:r>
      </w:del>
      <w:ins w:id="1041" w:author="OpenAI Codex" w:date="2026-10-12T23:00:00Z">
        <w:r>
          <w:t xml:space="preserve">carry the </w:t>
        </w:r>
      </w:ins>
      <w:r>
        <w:t xml:space="preserve">scientific writing </w:t>
      </w:r>
      <w:del w:id="1042" w:author="OpenAI Codex" w:date="2026-10-12T23:00:00Z">
        <w:r>
          <w:delText xml:space="preserve">as part of catalyst discovery: communication determines when </w:delText>
        </w:r>
      </w:del>
      <w:ins w:id="1043" w:author="OpenAI Codex" w:date="2026-10-12T23:00:00Z">
        <w:r>
          <w:t xml:space="preserve">that connects </w:t>
        </w:r>
      </w:ins>
      <w:r>
        <w:t xml:space="preserve">verified results </w:t>
      </w:r>
      <w:del w:id="1044" w:author="OpenAI Codex" w:date="2026-10-12T23:00:00Z">
        <w:r>
          <w:delText xml:space="preserve">become available </w:delText>
        </w:r>
      </w:del>
      <w:r>
        <w:t xml:space="preserve">to </w:t>
      </w:r>
      <w:del w:id="1045" w:author="OpenAI Codex" w:date="2026-10-12T23:00:00Z">
        <w:r>
          <w:delText xml:space="preserve">the scientific community.</w:delText>
        </w:r>
      </w:del>
      <w:ins w:id="1046" w:author="OpenAI Codex" w:date="2026-10-12T23:00:00Z">
        <w:r>
          <w:t xml:space="preserve">further research.</w:t>
        </w:r>
      </w:ins>
    </w:p>
    <w:p w14:paraId="7E38E0E5" w14:textId="1075D6F6" w:rsidR="001822C1" w:rsidRDefault="00000000">
      <w:del w:id="1047" w:author="OpenAI Codex" w:date="2026-10-12T23:00:00Z">
        <w:r>
          <w:delText xml:space="preserve">Publication can add </w:delText>
        </w:r>
      </w:del>
      <w:ins w:id="1048" w:author="OpenAI Codex" w:date="2026-10-12T23:00:00Z">
        <w:r>
          <w:t xml:space="preserve">Independent analyses place chemistry publication timelines at several </w:t>
        </w:r>
      </w:ins>
      <w:r>
        <w:t xml:space="preserve">months </w:t>
      </w:r>
      <w:del w:id="1049" w:author="OpenAI Codex" w:date="2026-10-12T23:00:00Z">
        <w:r>
          <w:delText xml:space="preserve">between submission and the appearance of a scientific result. Bibliometric studies </w:delText>
        </w:r>
      </w:del>
      <w:ins w:id="1050" w:author="OpenAI Codex" w:date="2026-10-12T23:00:00Z">
        <w:r>
          <w:t xml:space="preserve">after submission, with </w:t>
        </w:r>
      </w:ins>
      <w:r>
        <w:t xml:space="preserve">reported </w:t>
      </w:r>
      <w:del w:id="1051" w:author="OpenAI Codex" w:date="2026-10-12T23:00:00Z">
        <w:r>
          <w:delText xml:space="preserve">chemistry submission-to-publication intervals </w:delText>
        </w:r>
      </w:del>
      <w:ins w:id="1052" w:author="OpenAI Codex" w:date="2026-10-12T23:00:00Z">
        <w:r>
          <w:t xml:space="preserve">averages </w:t>
        </w:r>
      </w:ins>
      <w:r>
        <w:t xml:space="preserve">of approximately nine months across a journal sample and a median of 154 days for chemistry articles on the PLOS platform </w:t>
      </w:r>
      <w:r>
        <w:t xml:space="preserve">[</w:t>
      </w:r>
      <w:hyperlink r:id="rId61">
        <w:r>
          <w:rPr>
            <w:rStyle w:val="Hyperlink"/>
          </w:rPr>
          <w:t xml:space="preserve">10.1016/j.joi.2013.09.001</w:t>
        </w:r>
      </w:hyperlink>
      <w:r>
        <w:t xml:space="preserve">; </w:t>
      </w:r>
      <w:hyperlink r:id="rId11">
        <w:r>
          <w:rPr>
            <w:rStyle w:val="Hyperlink"/>
          </w:rPr>
          <w:t xml:space="preserve">10.1007/s11192-023-04640-6</w:t>
        </w:r>
      </w:hyperlink>
      <w:r>
        <w:t xml:space="preserve">]</w:t>
      </w:r>
      <w:r>
        <w:t xml:space="preserve">. </w:t>
      </w:r>
      <w:del w:id="1053" w:author="OpenAI Codex" w:date="2026-10-12T23:00:00Z">
        <w:r>
          <w:delText xml:space="preserve">These intervals begin at submission. They exclude preparation before </w:delText>
        </w:r>
      </w:del>
      <w:ins w:id="1054" w:author="OpenAI Codex" w:date="2026-10-12T23:00:00Z">
        <w:r>
          <w:t xml:space="preserve">The time required to prepare a manuscript adds to this interval. Scientific writing therefore belongs in any practical account of how quickly research can reach </w:t>
        </w:r>
      </w:ins>
      <w:r>
        <w:t xml:space="preserve">the </w:t>
      </w:r>
      <w:del w:id="1055" w:author="OpenAI Codex" w:date="2026-10-12T23:00:00Z">
        <w:r>
          <w:delText xml:space="preserve">first submission, time spent at journals that reject a manuscript, and part of the subsequent rewriting. LLM generation cannot remove editorial, reviewer, or production delays, but it can address manuscript preparation and revision.</w:delText>
        </w:r>
      </w:del>
      <w:ins w:id="1056" w:author="OpenAI Codex" w:date="2026-10-12T23:00:00Z">
        <w:r>
          <w:t xml:space="preserve">wider community.</w:t>
        </w:r>
      </w:ins>
    </w:p>
    <w:p w14:paraId="6718B92F" w14:textId="294FAA90" w:rsidR="001822C1" w:rsidRDefault="00000000">
      <w:del w:id="1057" w:author="OpenAI Codex" w:date="2026-10-12T23:00:00Z">
        <w:r>
          <w:delText xml:space="preserve">Scientific publishing treats the </w:delText>
        </w:r>
      </w:del>
      <w:ins w:id="1058" w:author="OpenAI Codex" w:date="2026-10-12T23:00:00Z">
        <w:r>
          <w:t xml:space="preserve">Editors have argued that a </w:t>
        </w:r>
      </w:ins>
      <w:r>
        <w:t xml:space="preserve">coherent story </w:t>
      </w:r>
      <w:del w:id="1059" w:author="OpenAI Codex" w:date="2026-10-12T23:00:00Z">
        <w:r>
          <w:delText xml:space="preserve">as </w:delText>
        </w:r>
      </w:del>
      <w:ins w:id="1060" w:author="OpenAI Codex" w:date="2026-10-12T23:00:00Z">
        <w:r>
          <w:t xml:space="preserve">should organize </w:t>
        </w:r>
      </w:ins>
      <w:r>
        <w:t xml:space="preserve">a </w:t>
      </w:r>
      <w:del w:id="1061" w:author="OpenAI Codex" w:date="2026-10-12T23:00:00Z">
        <w:r>
          <w:delText xml:space="preserve">measure </w:delText>
        </w:r>
      </w:del>
      <w:ins w:id="1062" w:author="OpenAI Codex" w:date="2026-10-12T23:00:00Z">
        <w:r>
          <w:t xml:space="preserve">paper and that carefully chosen figures carry much </w:t>
        </w:r>
      </w:ins>
      <w:r>
        <w:t xml:space="preserve">of </w:t>
      </w:r>
      <w:del w:id="1063" w:author="OpenAI Codex" w:date="2026-10-12T23:00:00Z">
        <w:r>
          <w:delText xml:space="preserve">a successful paper. Editors describe story as the organizing principle of an article and give figures a central role in making a result intelligible </w:delText>
        </w:r>
      </w:del>
      <w:ins w:id="1064" w:author="OpenAI Codex" w:date="2026-10-12T23:00:00Z">
        <w:r>
          <w:t xml:space="preserve">its message </w:t>
        </w:r>
      </w:ins>
      <w:r>
        <w:t xml:space="preserve">[</w:t>
      </w:r>
      <w:hyperlink r:id="rId47">
        <w:r>
          <w:rPr>
            <w:rStyle w:val="Hyperlink"/>
          </w:rPr>
          <w:t xml:space="preserve">10.1038/nphys724</w:t>
        </w:r>
      </w:hyperlink>
      <w:r>
        <w:t xml:space="preserve">; </w:t>
      </w:r>
      <w:hyperlink r:id="rId46">
        <w:r>
          <w:rPr>
            <w:rStyle w:val="Hyperlink"/>
          </w:rPr>
          <w:t xml:space="preserve">10.1021/acsenergylett.8b02322</w:t>
        </w:r>
      </w:hyperlink>
      <w:r>
        <w:t xml:space="preserve">; </w:t>
      </w:r>
      <w:hyperlink r:id="rId14">
        <w:r>
          <w:rPr>
            <w:rStyle w:val="Hyperlink"/>
          </w:rPr>
          <w:t xml:space="preserve">10.1021/acsenergylett.1c02401</w:t>
        </w:r>
      </w:hyperlink>
      <w:r>
        <w:t xml:space="preserve">; </w:t>
      </w:r>
      <w:hyperlink r:id="rId15">
        <w:r>
          <w:rPr>
            <w:rStyle w:val="Hyperlink"/>
          </w:rPr>
          <w:t xml:space="preserve">10.1038/s41551-018-0202-5</w:t>
        </w:r>
      </w:hyperlink>
      <w:r>
        <w:t xml:space="preserve">]</w:t>
      </w:r>
      <w:r>
        <w:t xml:space="preserve">. We </w:t>
      </w:r>
      <w:del w:id="1065" w:author="OpenAI Codex" w:date="2026-10-12T23:00:00Z">
        <w:r>
          <w:delText xml:space="preserve">agree that readers need </w:delText>
        </w:r>
      </w:del>
      <w:ins w:id="1066" w:author="OpenAI Codex" w:date="2026-10-12T23:00:00Z">
        <w:r>
          <w:t xml:space="preserve">accept the value of </w:t>
        </w:r>
      </w:ins>
      <w:r>
        <w:t xml:space="preserve">a clear </w:t>
      </w:r>
      <w:del w:id="1067" w:author="OpenAI Codex" w:date="2026-10-12T23:00:00Z">
        <w:r>
          <w:delText xml:space="preserve">account. We question why </w:delText>
        </w:r>
      </w:del>
      <w:ins w:id="1068" w:author="OpenAI Codex" w:date="2026-10-12T23:00:00Z">
        <w:r>
          <w:t xml:space="preserve">account, yet we challenge </w:t>
        </w:r>
      </w:ins>
      <w:r>
        <w:t xml:space="preserve">the </w:t>
      </w:r>
      <w:del w:id="1069" w:author="OpenAI Codex" w:date="2026-10-12T23:00:00Z">
        <w:r>
          <w:delText xml:space="preserve">release of useful results </w:delText>
        </w:r>
      </w:del>
      <w:ins w:id="1070" w:author="OpenAI Codex" w:date="2026-10-12T23:00:00Z">
        <w:r>
          <w:t xml:space="preserve">idea that researchers must spend months shaping every article themselves. Our thesis is that an LLM can prepare the scientific narrative when verified data, reproducible methods, traceable sources, and explicit instructions constrain its work. The story </w:t>
        </w:r>
      </w:ins>
      <w:r>
        <w:t xml:space="preserve">should </w:t>
      </w:r>
      <w:del w:id="1071" w:author="OpenAI Codex" w:date="2026-10-12T23:00:00Z">
        <w:r>
          <w:delText xml:space="preserve">depend so strongly on </w:delText>
        </w:r>
      </w:del>
      <w:ins w:id="1072" w:author="OpenAI Codex" w:date="2026-10-12T23:00:00Z">
        <w:r>
          <w:t xml:space="preserve">explain </w:t>
        </w:r>
      </w:ins>
      <w:r>
        <w:t xml:space="preserve">the </w:t>
      </w:r>
      <w:del w:id="1073" w:author="OpenAI Codex" w:date="2026-10-12T23:00:00Z">
        <w:r>
          <w:delText xml:space="preserve">time and specialized skill required to compose that account.</w:delText>
        </w:r>
      </w:del>
      <w:ins w:id="1074" w:author="OpenAI Codex" w:date="2026-10-12T23:00:00Z">
        <w:r>
          <w:t xml:space="preserve">evidence; the evidence should determine the story.</w:t>
        </w:r>
      </w:ins>
    </w:p>
    <w:p w14:paraId="3A8533FD" w14:textId="6FE4D514" w:rsidR="001822C1" w:rsidRDefault="00000000">
      <w:del w:id="1075" w:author="OpenAI Codex" w:date="2026-10-12T23:00:00Z">
        <w:r>
          <w:delText xml:space="preserve">Scientific data and scientific narratives are different products. No </w:delText>
        </w:r>
      </w:del>
      <w:ins w:id="1076" w:author="OpenAI Codex" w:date="2026-10-12T23:00:00Z">
        <w:r>
          <w:t xml:space="preserve">A </w:t>
        </w:r>
      </w:ins>
      <w:r>
        <w:t xml:space="preserve">research group can </w:t>
      </w:r>
      <w:del w:id="1077" w:author="OpenAI Codex" w:date="2026-10-12T23:00:00Z">
        <w:r>
          <w:delText xml:space="preserve">test every question </w:delText>
        </w:r>
      </w:del>
      <w:ins w:id="1078" w:author="OpenAI Codex" w:date="2026-10-12T23:00:00Z">
        <w:r>
          <w:t xml:space="preserve">produce only part of the data </w:t>
        </w:r>
      </w:ins>
      <w:r>
        <w:t xml:space="preserve">that its </w:t>
      </w:r>
      <w:del w:id="1079" w:author="OpenAI Codex" w:date="2026-10-12T23:00:00Z">
        <w:r>
          <w:delText xml:space="preserve">data </w:delText>
        </w:r>
      </w:del>
      <w:ins w:id="1080" w:author="OpenAI Codex" w:date="2026-10-12T23:00:00Z">
        <w:r>
          <w:t xml:space="preserve">questions might support, and it cannot anticipate every use another researcher </w:t>
        </w:r>
      </w:ins>
      <w:r>
        <w:t xml:space="preserve">may </w:t>
      </w:r>
      <w:del w:id="1081" w:author="OpenAI Codex" w:date="2026-10-12T23:00:00Z">
        <w:r>
          <w:delText xml:space="preserve">later answer. Machine readable </w:delText>
        </w:r>
      </w:del>
      <w:ins w:id="1082" w:author="OpenAI Codex" w:date="2026-10-12T23:00:00Z">
        <w:r>
          <w:t xml:space="preserve">find for those records. FAIR </w:t>
        </w:r>
      </w:ins>
      <w:r>
        <w:t xml:space="preserve">data let other </w:t>
      </w:r>
      <w:del w:id="1083" w:author="OpenAI Codex" w:date="2026-10-12T23:00:00Z">
        <w:r>
          <w:delText xml:space="preserve">researchers </w:delText>
        </w:r>
      </w:del>
      <w:ins w:id="1084" w:author="OpenAI Codex" w:date="2026-10-12T23:00:00Z">
        <w:r>
          <w:t xml:space="preserve">groups </w:t>
        </w:r>
      </w:ins>
      <w:r>
        <w:t xml:space="preserve">combine results, </w:t>
      </w:r>
      <w:del w:id="1085" w:author="OpenAI Codex" w:date="2026-10-12T23:00:00Z">
        <w:r>
          <w:delText xml:space="preserve">evaluate </w:delText>
        </w:r>
      </w:del>
      <w:ins w:id="1086" w:author="OpenAI Codex" w:date="2026-10-12T23:00:00Z">
        <w:r>
          <w:t xml:space="preserve">test </w:t>
        </w:r>
      </w:ins>
      <w:r>
        <w:t xml:space="preserve">alternative descriptors, and pursue </w:t>
      </w:r>
      <w:del w:id="1087" w:author="OpenAI Codex" w:date="2026-10-12T23:00:00Z">
        <w:r>
          <w:delText xml:space="preserve">hypotheses that </w:delText>
        </w:r>
      </w:del>
      <w:ins w:id="1088" w:author="OpenAI Codex" w:date="2026-10-12T23:00:00Z">
        <w:r>
          <w:t xml:space="preserve">questions beyond </w:t>
        </w:r>
      </w:ins>
      <w:r>
        <w:t xml:space="preserve">the original </w:t>
      </w:r>
      <w:del w:id="1089" w:author="OpenAI Codex" w:date="2026-10-12T23:00:00Z">
        <w:r>
          <w:delText xml:space="preserve">authors did not anticipate </w:delText>
        </w:r>
      </w:del>
      <w:ins w:id="1090" w:author="OpenAI Codex" w:date="2026-10-12T23:00:00Z">
        <w:r>
          <w:t xml:space="preserve">study </w:t>
        </w:r>
      </w:ins>
      <w:r>
        <w:t xml:space="preserve">[</w:t>
      </w:r>
      <w:hyperlink r:id="rId16">
        <w:r>
          <w:rPr>
            <w:rStyle w:val="Hyperlink"/>
          </w:rPr>
          <w:t xml:space="preserve">10.1038/sdata.2016.18</w:t>
        </w:r>
      </w:hyperlink>
      <w:r>
        <w:t xml:space="preserve">]</w:t>
      </w:r>
      <w:r>
        <w:t xml:space="preserve">. </w:t>
      </w:r>
      <w:del w:id="1091" w:author="OpenAI Codex" w:date="2026-10-12T23:00:00Z">
        <w:r>
          <w:delText xml:space="preserve">The value of </w:delText>
        </w:r>
      </w:del>
      <w:ins w:id="1092" w:author="OpenAI Codex" w:date="2026-10-12T23:00:00Z">
        <w:r>
          <w:t xml:space="preserve">A paper gives readers one reasoned interpretation; </w:t>
        </w:r>
      </w:ins>
      <w:r>
        <w:t xml:space="preserve">a </w:t>
      </w:r>
      <w:del w:id="1093" w:author="OpenAI Codex" w:date="2026-10-12T23:00:00Z">
        <w:r>
          <w:delText xml:space="preserve">calculation should </w:delText>
        </w:r>
      </w:del>
      <w:ins w:id="1094" w:author="OpenAI Codex" w:date="2026-10-12T23:00:00Z">
        <w:r>
          <w:t xml:space="preserve">structured dataset can support many. We </w:t>
        </w:r>
      </w:ins>
      <w:r>
        <w:t xml:space="preserve">therefore </w:t>
      </w:r>
      <w:del w:id="1095" w:author="OpenAI Codex" w:date="2026-10-12T23:00:00Z">
        <w:r>
          <w:delText xml:space="preserve">extend beyond </w:delText>
        </w:r>
      </w:del>
      <w:ins w:id="1096" w:author="OpenAI Codex" w:date="2026-10-12T23:00:00Z">
        <w:r>
          <w:t xml:space="preserve">treat reliable, reusable data as </w:t>
        </w:r>
      </w:ins>
      <w:r>
        <w:t xml:space="preserve">the </w:t>
      </w:r>
      <w:del w:id="1097" w:author="OpenAI Codex" w:date="2026-10-12T23:00:00Z">
        <w:r>
          <w:delText xml:space="preserve">narrative selected for its first publication.</w:delText>
        </w:r>
      </w:del>
      <w:ins w:id="1098" w:author="OpenAI Codex" w:date="2026-10-12T23:00:00Z">
        <w:r>
          <w:t xml:space="preserve">foundation on which LLM-assisted communication can build.</w:t>
        </w:r>
      </w:ins>
    </w:p>
    <w:p w14:paraId="23284AAD" w14:textId="77777777" w:rsidR="001822C1" w:rsidRDefault="00000000">
      <w:r>
        <w:t xml:space="preserve">LLMs can </w:t>
      </w:r>
      <w:ins w:id="1099" w:author="OpenAI Codex" w:date="2026-10-12T23:00:00Z">
        <w:r>
          <w:t xml:space="preserve">help </w:t>
        </w:r>
      </w:ins>
      <w:r>
        <w:t xml:space="preserve">close </w:t>
      </w:r>
      <w:del w:id="1100" w:author="OpenAI Codex" w:date="2026-10-12T23:00:00Z">
        <w:r>
          <w:delText xml:space="preserve">part of the resulting </w:delText>
        </w:r>
      </w:del>
      <w:ins w:id="1101" w:author="OpenAI Codex" w:date="2026-10-12T23:00:00Z">
        <w:r>
          <w:t xml:space="preserve">this </w:t>
        </w:r>
      </w:ins>
      <w:r>
        <w:t xml:space="preserve">communication gap, provided that </w:t>
      </w:r>
      <w:del w:id="1102" w:author="OpenAI Codex" w:date="2026-10-12T23:00:00Z">
        <w:r>
          <w:delText xml:space="preserve">fluent text </w:delText>
        </w:r>
      </w:del>
      <w:ins w:id="1103" w:author="OpenAI Codex" w:date="2026-10-12T23:00:00Z">
        <w:r>
          <w:t xml:space="preserve">their prose </w:t>
        </w:r>
      </w:ins>
      <w:r>
        <w:t xml:space="preserve">remains answerable to evidence. </w:t>
      </w:r>
      <w:del w:id="1104" w:author="OpenAI Codex" w:date="2026-10-12T23:00:00Z">
        <w:r>
          <w:delText xml:space="preserve">Storytelling </w:delText>
        </w:r>
      </w:del>
      <w:ins w:id="1105" w:author="OpenAI Codex" w:date="2026-10-12T23:00:00Z">
        <w:r>
          <w:t xml:space="preserve">Scientific stories </w:t>
        </w:r>
      </w:ins>
      <w:r>
        <w:t xml:space="preserve">can conceal </w:t>
      </w:r>
      <w:del w:id="1106" w:author="OpenAI Codex" w:date="2026-10-12T23:00:00Z">
        <w:r>
          <w:delText xml:space="preserve">an </w:delText>
        </w:r>
      </w:del>
      <w:r>
        <w:t xml:space="preserve">inconvenient </w:t>
      </w:r>
      <w:del w:id="1107" w:author="OpenAI Codex" w:date="2026-10-12T23:00:00Z">
        <w:r>
          <w:delText xml:space="preserve">result even without generative AI </w:delText>
        </w:r>
      </w:del>
      <w:ins w:id="1108" w:author="OpenAI Codex" w:date="2026-10-12T23:00:00Z">
        <w:r>
          <w:t xml:space="preserve">observations when coherence becomes the goal </w:t>
        </w:r>
      </w:ins>
      <w:r>
        <w:t xml:space="preserve">[</w:t>
      </w:r>
      <w:hyperlink r:id="rId50">
        <w:r>
          <w:rPr>
            <w:rStyle w:val="Hyperlink"/>
          </w:rPr>
          <w:t xml:space="preserve">10.1038/nmeth.2726</w:t>
        </w:r>
      </w:hyperlink>
      <w:r>
        <w:t xml:space="preserve">]</w:t>
      </w:r>
      <w:r>
        <w:t xml:space="preserve">, while changes in published abstract vocabulary </w:t>
      </w:r>
      <w:del w:id="1109" w:author="OpenAI Codex" w:date="2026-10-12T23:00:00Z">
        <w:r>
          <w:delText xml:space="preserve">indicate </w:delText>
        </w:r>
      </w:del>
      <w:ins w:id="1110" w:author="OpenAI Codex" w:date="2026-10-12T23:00:00Z">
        <w:r>
          <w:t xml:space="preserve">show </w:t>
        </w:r>
      </w:ins>
      <w:r>
        <w:t xml:space="preserve">that LLM-assisted writing </w:t>
      </w:r>
      <w:del w:id="1111" w:author="OpenAI Codex" w:date="2026-10-12T23:00:00Z">
        <w:r>
          <w:delText xml:space="preserve">is already widespread </w:delText>
        </w:r>
      </w:del>
      <w:ins w:id="1112" w:author="OpenAI Codex" w:date="2026-10-12T23:00:00Z">
        <w:r>
          <w:t xml:space="preserve">has entered routine use </w:t>
        </w:r>
      </w:ins>
      <w:r>
        <w:t xml:space="preserve">[</w:t>
      </w:r>
      <w:hyperlink r:id="rId59">
        <w:r>
          <w:rPr>
            <w:rStyle w:val="Hyperlink"/>
          </w:rPr>
          <w:t xml:space="preserve">10.1126/sciadv.adt3813</w:t>
        </w:r>
      </w:hyperlink>
      <w:r>
        <w:t xml:space="preserve">]</w:t>
      </w:r>
      <w:r>
        <w:t xml:space="preserve">. Ifargan and colleagues </w:t>
      </w:r>
      <w:del w:id="1113" w:author="OpenAI Codex" w:date="2026-10-12T23:00:00Z">
        <w:r>
          <w:delText xml:space="preserve">showed that </w:delText>
        </w:r>
      </w:del>
      <w:ins w:id="1114" w:author="OpenAI Codex" w:date="2026-10-12T23:00:00Z">
        <w:r>
          <w:t xml:space="preserve">generated human-verifiable papers from annotated research data with </w:t>
        </w:r>
      </w:ins>
      <w:r>
        <w:t xml:space="preserve">interacting LLM agents </w:t>
      </w:r>
      <w:del w:id="1115" w:author="OpenAI Codex" w:date="2026-10-12T23:00:00Z">
        <w:r>
          <w:delText xml:space="preserve">can produce human verifiable papers from annotated data, while human guidance becomes more important as the research question grows more complex </w:delText>
        </w:r>
      </w:del>
      <w:r>
        <w:t xml:space="preserve">[</w:t>
      </w:r>
      <w:hyperlink r:id="rId19">
        <w:r>
          <w:rPr>
            <w:rStyle w:val="Hyperlink"/>
          </w:rPr>
          <w:t xml:space="preserve">10.1056/aioa2400555</w:t>
        </w:r>
      </w:hyperlink>
      <w:r>
        <w:t xml:space="preserve">]</w:t>
      </w:r>
      <w:r>
        <w:t xml:space="preserve">. </w:t>
      </w:r>
      <w:del w:id="1116" w:author="OpenAI Codex" w:date="2026-10-12T23:00:00Z">
        <w:r>
          <w:delText xml:space="preserve">Their </w:delText>
        </w:r>
      </w:del>
      <w:ins w:id="1117" w:author="OpenAI Codex" w:date="2026-10-12T23:00:00Z">
        <w:r>
          <w:t xml:space="preserve">We extend this line of </w:t>
        </w:r>
      </w:ins>
      <w:r>
        <w:t xml:space="preserve">work </w:t>
      </w:r>
      <w:del w:id="1118" w:author="OpenAI Codex" w:date="2026-10-12T23:00:00Z">
        <w:r>
          <w:delText xml:space="preserve">establishes the closest precedent; our test focuses on reproducible generation </w:delText>
        </w:r>
      </w:del>
      <w:ins w:id="1119" w:author="OpenAI Codex" w:date="2026-10-12T23:00:00Z">
        <w:r>
          <w:t xml:space="preserve">by testing whether a carefully developed set </w:t>
        </w:r>
      </w:ins>
      <w:r>
        <w:t xml:space="preserve">of </w:t>
      </w:r>
      <w:del w:id="1120" w:author="OpenAI Codex" w:date="2026-10-12T23:00:00Z">
        <w:r>
          <w:delText xml:space="preserve">the </w:delText>
        </w:r>
      </w:del>
      <w:ins w:id="1121" w:author="OpenAI Codex" w:date="2026-10-12T23:00:00Z">
        <w:r>
          <w:t xml:space="preserve">scientific and editorial instructions can generate a </w:t>
        </w:r>
      </w:ins>
      <w:r>
        <w:t xml:space="preserve">complete article from </w:t>
      </w:r>
      <w:del w:id="1122" w:author="OpenAI Codex" w:date="2026-10-12T23:00:00Z">
        <w:r>
          <w:delText xml:space="preserve">one developed prompt.</w:delText>
        </w:r>
      </w:del>
      <w:ins w:id="1123" w:author="OpenAI Codex" w:date="2026-10-12T23:00:00Z">
        <w:r>
          <w:t xml:space="preserve">verified research inputs.</w:t>
        </w:r>
      </w:ins>
    </w:p>
    <w:p w14:paraId="5BC5998D" w14:textId="77777777" w:rsidR="001822C1" w:rsidRDefault="00000000">
      <w:ins w:id="1124" w:author="OpenAI Codex" w:date="2026-10-12T23:00:00Z">
        <w:r>
          <w:t xml:space="preserve">Our study links three stages. </w:t>
        </w:r>
      </w:ins>
      <w:r>
        <w:t xml:space="preserve">We </w:t>
      </w:r>
      <w:del w:id="1125" w:author="OpenAI Codex" w:date="2026-10-12T23:00:00Z">
        <w:r>
          <w:delText xml:space="preserve">examine this proposition through </w:delText>
        </w:r>
      </w:del>
      <w:ins w:id="1126" w:author="OpenAI Codex" w:date="2026-10-12T23:00:00Z">
        <w:r>
          <w:t xml:space="preserve">first calculated </w:t>
        </w:r>
      </w:ins>
      <w:r>
        <w:t xml:space="preserve">ORR </w:t>
      </w:r>
      <w:del w:id="1127" w:author="OpenAI Codex" w:date="2026-10-12T23:00:00Z">
        <w:r>
          <w:delText xml:space="preserve">on </w:delText>
        </w:r>
      </w:del>
      <w:ins w:id="1128" w:author="OpenAI Codex" w:date="2026-10-12T23:00:00Z">
        <w:r>
          <w:t xml:space="preserve">adsorption energetics for 88 </w:t>
        </w:r>
      </w:ins>
      <w:r>
        <w:t xml:space="preserve">molecular </w:t>
      </w:r>
      <w:del w:id="1129" w:author="OpenAI Codex" w:date="2026-10-12T23:00:00Z">
        <w:r>
          <w:delText xml:space="preserve">DASCs. Recent studies show how DFT </w:delText>
        </w:r>
      </w:del>
      <w:ins w:id="1130" w:author="OpenAI Codex" w:date="2026-10-12T23:00:00Z">
        <w:r>
          <w:t xml:space="preserve">DASCs with DFT. We then used regression predictions to identify patterns across the available molecular set </w:t>
        </w:r>
      </w:ins>
      <w:r>
        <w:t xml:space="preserve">and </w:t>
      </w:r>
      <w:del w:id="1131" w:author="OpenAI Codex" w:date="2026-10-12T23:00:00Z">
        <w:r>
          <w:delText xml:space="preserve">ML can screen ORR catalysts </w:delText>
        </w:r>
      </w:del>
      <w:ins w:id="1132" w:author="OpenAI Codex" w:date="2026-10-12T23:00:00Z">
        <w:r>
          <w:t xml:space="preserve">to prioritize structural families for further investigation. Finally, we used a human-guided LLM procedure to prepare the complete scientific article from the calculations, predictions, literature, figures, </w:t>
        </w:r>
      </w:ins>
      <w:r>
        <w:t xml:space="preserve">and </w:t>
      </w:r>
      <w:del w:id="1133" w:author="OpenAI Codex" w:date="2026-10-12T23:00:00Z">
        <w:r>
          <w:delText xml:space="preserve">resolve cooperation between metal atoms in dual-atom catalysts [10.1021/acscatal.6c02383; 10.1002/adma.74833]. </w:delText>
        </w:r>
      </w:del>
      <w:ins w:id="1134" w:author="OpenAI Codex" w:date="2026-10-12T23:00:00Z">
        <w:r>
          <w:t xml:space="preserve">writing instructions. </w:t>
        </w:r>
      </w:ins>
      <w:hyperlink w:anchor="Figure_1">
        <w:r>
          <w:rPr>
            <w:rStyle w:val="Hyperlink"/>
          </w:rPr>
          <w:t xml:space="preserve">Figure 1</w:t>
        </w:r>
      </w:hyperlink>
      <w:r>
        <w:t xml:space="preserve"> defines the molecular </w:t>
      </w:r>
      <w:del w:id="1135" w:author="OpenAI Codex" w:date="2026-10-12T23:00:00Z">
        <w:r>
          <w:delText xml:space="preserve">variation. </w:delText>
        </w:r>
      </w:del>
      <w:ins w:id="1136" w:author="OpenAI Codex" w:date="2026-10-12T23:00:00Z">
        <w:r>
          <w:t xml:space="preserve">variation; </w:t>
        </w:r>
      </w:ins>
      <w:hyperlink w:anchor="Figure_2">
        <w:r>
          <w:rPr>
            <w:rStyle w:val="Hyperlink"/>
          </w:rPr>
          <w:t xml:space="preserve">Figure 2</w:t>
        </w:r>
      </w:hyperlink>
      <w:r>
        <w:t xml:space="preserve"> </w:t>
      </w:r>
      <w:del w:id="1137" w:author="OpenAI Codex" w:date="2026-10-12T23:00:00Z">
        <w:r>
          <w:delText xml:space="preserve">reports adsorption free energy </w:delText>
        </w:r>
      </w:del>
      <w:ins w:id="1138" w:author="OpenAI Codex" w:date="2026-10-12T23:00:00Z">
        <w:r>
          <w:t xml:space="preserve">presents the DFT </w:t>
        </w:r>
      </w:ins>
      <w:r>
        <w:t xml:space="preserve">scaling </w:t>
      </w:r>
      <w:ins w:id="1139" w:author="OpenAI Codex" w:date="2026-10-12T23:00:00Z">
        <w:r>
          <w:t xml:space="preserve">relations </w:t>
        </w:r>
      </w:ins>
      <w:r>
        <w:t xml:space="preserve">and </w:t>
      </w:r>
      <w:del w:id="1140" w:author="OpenAI Codex" w:date="2026-10-12T23:00:00Z">
        <w:r>
          <w:delText xml:space="preserve">calculated thermodynamic activity from </w:delText>
        </w:r>
      </w:del>
      <w:ins w:id="1141" w:author="OpenAI Codex" w:date="2026-10-12T23:00:00Z">
        <w:r>
          <w:t xml:space="preserve">CHE volcano; </w:t>
        </w:r>
        <w:hyperlink w:anchor="Figure_3">
          <w:r>
            <w:rPr>
              <w:rStyle w:val="Hyperlink"/>
            </w:rPr>
            <w:t xml:space="preserve">Figure 3</w:t>
          </w:r>
        </w:hyperlink>
        <w:r>
          <w:t xml:space="preserve"> presents </w:t>
        </w:r>
      </w:ins>
      <w:r>
        <w:t xml:space="preserve">the </w:t>
      </w:r>
      <w:del w:id="1142" w:author="OpenAI Codex" w:date="2026-10-12T23:00:00Z">
        <w:r>
          <w:delText xml:space="preserve">fixed DFT set of 88 catalysts. </w:delText>
        </w:r>
      </w:del>
      <w:ins w:id="1143" w:author="OpenAI Codex" w:date="2026-10-12T23:00:00Z">
        <w:r>
          <w:t xml:space="preserve">regression-predicted relations and activity. </w:t>
        </w:r>
      </w:ins>
      <w:r>
        <w:t xml:space="preserve">The </w:t>
      </w:r>
      <w:del w:id="1144" w:author="OpenAI Codex" w:date="2026-10-12T23:00:00Z">
        <w:r>
          <w:delText xml:space="preserve">regression analysis in Figure 3 tests prediction within </w:delText>
        </w:r>
      </w:del>
      <w:ins w:id="1145" w:author="OpenAI Codex" w:date="2026-10-12T23:00:00Z">
        <w:r>
          <w:t xml:space="preserve">article itself is </w:t>
        </w:r>
      </w:ins>
      <w:r>
        <w:t xml:space="preserve">the </w:t>
      </w:r>
      <w:del w:id="1146" w:author="OpenAI Codex" w:date="2026-10-12T23:00:00Z">
        <w:r>
          <w:delText xml:space="preserve">represented molecular library, </w:delText>
        </w:r>
      </w:del>
      <w:ins w:id="1147" w:author="OpenAI Codex" w:date="2026-10-12T23:00:00Z">
        <w:r>
          <w:t xml:space="preserve">demonstration: the LLM prepares the text, while human researchers direct </w:t>
        </w:r>
      </w:ins>
      <w:r>
        <w:t xml:space="preserve">and </w:t>
      </w:r>
      <w:ins w:id="1148" w:author="OpenAI Codex" w:date="2026-10-12T23:00:00Z">
        <w:r>
          <w:t xml:space="preserve">verify </w:t>
        </w:r>
      </w:ins>
      <w:r>
        <w:t xml:space="preserve">the </w:t>
      </w:r>
      <w:del w:id="1149" w:author="OpenAI Codex" w:date="2026-10-12T23:00:00Z">
        <w:r>
          <w:delText xml:space="preserve">final model will extend the screening to a separate database of 1176 optimized catalysts. Our final objective is to consolidate the verified scientific inputs and tested writing instructions into one prompt that generates the complete article for human verification.</w:delText>
        </w:r>
      </w:del>
      <w:ins w:id="1150" w:author="OpenAI Codex" w:date="2026-10-12T23:00:00Z">
        <w:r>
          <w:t xml:space="preserve">science.</w:t>
        </w:r>
      </w:ins>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77777777" w:rsidR="001822C1" w:rsidRDefault="00000000">
      <w:del w:id="1151" w:author="OpenAI Codex" w:date="2026-10-12T23:00:00Z">
        <w:r>
          <w:delText xml:space="preserve">We assembled the </w:delText>
        </w:r>
      </w:del>
      <w:ins w:id="1152" w:author="OpenAI Codex" w:date="2026-10-12T23:00:00Z">
        <w:r>
          <w:t xml:space="preserve">The </w:t>
        </w:r>
      </w:ins>
      <w:r>
        <w:t xml:space="preserve">molecular catalysts </w:t>
      </w:r>
      <w:ins w:id="1153" w:author="OpenAI Codex" w:date="2026-10-12T23:00:00Z">
        <w:r>
          <w:t xml:space="preserve">were assembled </w:t>
        </w:r>
      </w:ins>
      <w:r>
        <w:t xml:space="preserve">from the components shown in </w:t>
      </w:r>
      <w:hyperlink w:anchor="Figure_1">
        <w:r>
          <w:rPr>
            <w:rStyle w:val="Hyperlink"/>
          </w:rPr>
          <w:t xml:space="preserve">Figure 1</w:t>
        </w:r>
      </w:hyperlink>
      <w:r>
        <w:t xml:space="preserve">. </w:t>
      </w:r>
      <w:del w:id="1154" w:author="OpenAI Codex" w:date="2026-10-12T23:00:00Z">
        <w:r>
          <w:delText xml:space="preserve">Following </w:delText>
        </w:r>
      </w:del>
      <w:ins w:id="1155" w:author="OpenAI Codex" w:date="2026-10-12T23:00:00Z">
        <w:r>
          <w:t xml:space="preserve">The notation in </w:t>
        </w:r>
      </w:ins>
      <w:r>
        <w:t xml:space="preserve">the </w:t>
      </w:r>
      <w:del w:id="1156" w:author="OpenAI Codex" w:date="2026-10-12T23:00:00Z">
        <w:r>
          <w:delText xml:space="preserve">notation introduced in our </w:delText>
        </w:r>
      </w:del>
      <w:r>
        <w:t xml:space="preserve">data article </w:t>
      </w:r>
      <w:del w:id="1157" w:author="OpenAI Codex" w:date="2026-10-12T23:00:00Z">
        <w:r>
          <w:delText xml:space="preserve">[10.1016/j.dib.2026.112806], </w:delText>
        </w:r>
      </w:del>
      <w:ins w:id="1158" w:author="OpenAI Codex" w:date="2026-10-12T23:00:00Z">
        <w:r>
          <w:t xml:space="preserve">[</w:t>
        </w:r>
        <w:hyperlink r:id="rId22">
          <w:r>
            <w:rPr>
              <w:rStyle w:val="Hyperlink"/>
            </w:rPr>
            <w:t xml:space="preserve">10.1016/j.dib.2026.112806</w:t>
          </w:r>
        </w:hyperlink>
        <w:r>
          <w:t xml:space="preserve">]</w:t>
        </w:r>
        <w:r>
          <w:t xml:space="preserve"> identifies </w:t>
        </w:r>
      </w:ins>
      <w:r>
        <w:t xml:space="preserve">A2 </w:t>
      </w:r>
      <w:del w:id="1159" w:author="OpenAI Codex" w:date="2026-10-12T23:00:00Z">
        <w:r>
          <w:delText xml:space="preserve">denotes </w:delText>
        </w:r>
      </w:del>
      <w:ins w:id="1160" w:author="OpenAI Codex" w:date="2026-10-12T23:00:00Z">
        <w:r>
          <w:t xml:space="preserve">as </w:t>
        </w:r>
      </w:ins>
      <w:r>
        <w:t xml:space="preserve">the fixed dialdehyde and B1 and B2 </w:t>
      </w:r>
      <w:del w:id="1161" w:author="OpenAI Codex" w:date="2026-10-12T23:00:00Z">
        <w:r>
          <w:delText xml:space="preserve">denote </w:delText>
        </w:r>
      </w:del>
      <w:ins w:id="1162" w:author="OpenAI Codex" w:date="2026-10-12T23:00:00Z">
        <w:r>
          <w:t xml:space="preserve">as </w:t>
        </w:r>
      </w:ins>
      <w:r>
        <w:t xml:space="preserve">the two diamines. Each molecule contains </w:t>
      </w:r>
      <w:ins w:id="1163" w:author="OpenAI Codex" w:date="2026-10-12T23:00:00Z">
        <w:r>
          <w:t xml:space="preserve">a dual-atom site with </w:t>
        </w:r>
      </w:ins>
      <w:r>
        <w:t xml:space="preserve">two </w:t>
      </w:r>
      <w:ins w:id="1164" w:author="OpenAI Codex" w:date="2026-10-12T23:00:00Z">
        <w:r>
          <w:t xml:space="preserve">metal-atom adsorption centers. The </w:t>
        </w:r>
      </w:ins>
      <w:r>
        <w:t xml:space="preserve">metal </w:t>
      </w:r>
      <w:del w:id="1165" w:author="OpenAI Codex" w:date="2026-10-12T23:00:00Z">
        <w:r>
          <w:delText xml:space="preserve">centers chosen </w:delText>
        </w:r>
      </w:del>
      <w:ins w:id="1166" w:author="OpenAI Codex" w:date="2026-10-12T23:00:00Z">
        <w:r>
          <w:t xml:space="preserve">identities were selected </w:t>
        </w:r>
      </w:ins>
      <w:r>
        <w:t xml:space="preserve">from Cr, Mn, Fe, Co, Ni, and </w:t>
      </w:r>
      <w:del w:id="1167" w:author="OpenAI Codex" w:date="2026-10-12T23:00:00Z">
        <w:r>
          <w:delText xml:space="preserve">Cu </w:delText>
        </w:r>
      </w:del>
      <w:ins w:id="1168" w:author="OpenAI Codex" w:date="2026-10-12T23:00:00Z">
        <w:r>
          <w:t xml:space="preserve">Cu, </w:t>
        </w:r>
      </w:ins>
      <w:r>
        <w:t xml:space="preserve">and </w:t>
      </w:r>
      <w:ins w:id="1169" w:author="OpenAI Codex" w:date="2026-10-12T23:00:00Z">
        <w:r>
          <w:t xml:space="preserve">the </w:t>
        </w:r>
      </w:ins>
      <w:r>
        <w:t xml:space="preserve">bridge atoms </w:t>
      </w:r>
      <w:ins w:id="1170" w:author="OpenAI Codex" w:date="2026-10-12T23:00:00Z">
        <w:r>
          <w:t xml:space="preserve">were </w:t>
        </w:r>
      </w:ins>
      <w:r>
        <w:t xml:space="preserve">selected from N, O, or </w:t>
      </w:r>
      <w:r>
        <w:rPr>
          <w:i/>
        </w:rPr>
        <w:t xml:space="preserve">S</w:t>
      </w:r>
      <w:r>
        <w:t xml:space="preserve">. </w:t>
      </w:r>
      <w:del w:id="1171" w:author="OpenAI Codex" w:date="2026-10-12T23:00:00Z">
        <w:r>
          <w:delText xml:space="preserve">The same article describes the molecular assembly </w:delText>
        </w:r>
      </w:del>
      <w:ins w:id="1172" w:author="OpenAI Codex" w:date="2026-10-12T23:00:00Z">
        <w:r>
          <w:t xml:space="preserve">All catalyst </w:t>
        </w:r>
      </w:ins>
      <w:r>
        <w:t xml:space="preserve">and </w:t>
      </w:r>
      <w:del w:id="1173" w:author="OpenAI Codex" w:date="2026-10-12T23:00:00Z">
        <w:r>
          <w:delText xml:space="preserve">initial structure preparation. We fully optimized all </w:delText>
        </w:r>
      </w:del>
      <w:ins w:id="1174" w:author="OpenAI Codex" w:date="2026-10-12T23:00:00Z">
        <w:r>
          <w:t xml:space="preserve">adsorbate </w:t>
        </w:r>
      </w:ins>
      <w:r>
        <w:t xml:space="preserve">structures used in the DFT </w:t>
      </w:r>
      <w:del w:id="1175" w:author="OpenAI Codex" w:date="2026-10-12T23:00:00Z">
        <w:r>
          <w:delText xml:space="preserve">analysis, including the clean catalysts and structures containing adsorbed intermediates. </w:delText>
        </w:r>
      </w:del>
      <w:ins w:id="1176" w:author="OpenAI Codex" w:date="2026-10-12T23:00:00Z">
        <w:r>
          <w:t xml:space="preserve">analysis were fully optimized. </w:t>
        </w:r>
      </w:ins>
      <w:r>
        <w:t xml:space="preserve">The clean database </w:t>
      </w:r>
      <w:del w:id="1177" w:author="OpenAI Codex" w:date="2026-10-12T23:00:00Z">
        <w:r>
          <w:delText xml:space="preserve">used here contains </w:delText>
        </w:r>
      </w:del>
      <w:ins w:id="1178" w:author="OpenAI Codex" w:date="2026-10-12T23:00:00Z">
        <w:r>
          <w:t xml:space="preserve">contained </w:t>
        </w:r>
      </w:ins>
      <w:r>
        <w:t xml:space="preserve">88 molecular catalysts.</w:t>
      </w:r>
    </w:p>
    <w:p w14:paraId="46A7E5D9" w14:textId="33B6A594" w:rsidR="001822C1" w:rsidRDefault="00000000">
      <w:del w:id="1179" w:author="OpenAI Codex" w:date="2026-10-12T23:00:00Z">
        <w:r>
          <w:delText xml:space="preserve">The </w:delText>
        </w:r>
      </w:del>
      <w:ins w:id="1180" w:author="OpenAI Codex" w:date="2026-10-12T23:00:00Z">
        <w:r>
          <w:t xml:space="preserve">Each optimized structure and its energy were stored in an </w:t>
        </w:r>
      </w:ins>
      <w:r>
        <w:t xml:space="preserve">Atomic Simulation Environment (ASE) database </w:t>
      </w:r>
      <w:del w:id="1181" w:author="OpenAI Codex" w:date="2026-10-12T23:00:00Z">
        <w:r>
          <w:delText xml:space="preserve">stores each optimized structure and energy </w:delText>
        </w:r>
      </w:del>
      <w:r>
        <w:t xml:space="preserve">with </w:t>
      </w:r>
      <w:del w:id="1182" w:author="OpenAI Codex" w:date="2026-10-12T23:00:00Z">
        <w:r>
          <w:delText xml:space="preserve">its </w:delText>
        </w:r>
      </w:del>
      <w:ins w:id="1183" w:author="OpenAI Codex" w:date="2026-10-12T23:00:00Z">
        <w:r>
          <w:t xml:space="preserve">the </w:t>
        </w:r>
      </w:ins>
      <w:r>
        <w:t xml:space="preserve">catalyst name, metal </w:t>
      </w:r>
      <w:del w:id="1184" w:author="OpenAI Codex" w:date="2026-10-12T23:00:00Z">
        <w:r>
          <w:delText xml:space="preserve">positions, </w:delText>
        </w:r>
      </w:del>
      <w:ins w:id="1185" w:author="OpenAI Codex" w:date="2026-10-12T23:00:00Z">
        <w:r>
          <w:t xml:space="preserve">identities, </w:t>
        </w:r>
      </w:ins>
      <w:r>
        <w:t xml:space="preserve">ligand components, and charge metadata. </w:t>
      </w:r>
      <w:del w:id="1186" w:author="OpenAI Codex" w:date="2026-10-12T23:00:00Z">
        <w:r>
          <w:delText xml:space="preserve">For adsorbed structures, </w:delText>
        </w:r>
      </w:del>
      <w:ins w:id="1187" w:author="OpenAI Codex" w:date="2026-10-12T23:00:00Z">
        <w:r>
          <w:t xml:space="preserve">The `ads_site` field identifies </w:t>
        </w:r>
      </w:ins>
      <w:r>
        <w:t xml:space="preserve">the </w:t>
      </w:r>
      <w:del w:id="1188" w:author="OpenAI Codex" w:date="2026-10-12T23:00:00Z">
        <w:r>
          <w:delText xml:space="preserve">literal database field ads_site identifies which </w:delText>
        </w:r>
      </w:del>
      <w:r>
        <w:t xml:space="preserve">metal-atom adsorption center </w:t>
      </w:r>
      <w:del w:id="1189" w:author="OpenAI Codex" w:date="2026-10-12T23:00:00Z">
        <w:r>
          <w:delText xml:space="preserve">carries the </w:delText>
        </w:r>
      </w:del>
      <w:ins w:id="1190" w:author="OpenAI Codex" w:date="2026-10-12T23:00:00Z">
        <w:r>
          <w:t xml:space="preserve">occupied by each </w:t>
        </w:r>
      </w:ins>
      <w:r>
        <w:t xml:space="preserve">intermediate.</w:t>
      </w:r>
    </w:p>
    <w:p w14:paraId="322994D8" w14:textId="77777777" w:rsidR="001822C1" w:rsidRDefault="00000000">
      <w:pPr>
        <w:pStyle w:val="Heading2"/>
      </w:pPr>
      <w:r>
        <w:t>2.2. DFT calculations and adsorption structures</w:t>
      </w:r>
    </w:p>
    <w:p w14:paraId="003FE23D" w14:textId="77777777" w:rsidR="001822C1" w:rsidRDefault="00000000">
      <w:del w:id="1191" w:author="OpenAI Codex" w:date="2026-10-12T23:00:00Z">
        <w:r>
          <w:delText xml:space="preserve">We performed spin </w:delText>
        </w:r>
      </w:del>
      <w:ins w:id="1192" w:author="OpenAI Codex" w:date="2026-10-12T23:00:00Z">
        <w:r>
          <w:t xml:space="preserve">Spin </w:t>
        </w:r>
      </w:ins>
      <w:r>
        <w:t xml:space="preserve">polarized DFT calculations </w:t>
      </w:r>
      <w:ins w:id="1193" w:author="OpenAI Codex" w:date="2026-10-12T23:00:00Z">
        <w:r>
          <w:t xml:space="preserve">were performed </w:t>
        </w:r>
      </w:ins>
      <w:r>
        <w:t xml:space="preserve">with GPAW </w:t>
      </w:r>
      <w:del w:id="1194" w:author="OpenAI Codex" w:date="2026-10-12T23:00:00Z">
        <w:r>
          <w:delText xml:space="preserve">26.7 </w:delText>
        </w:r>
      </w:del>
      <w:ins w:id="1195" w:author="OpenAI Codex" w:date="2026-10-12T23:00:00Z">
        <w:r>
          <w:t xml:space="preserve">25.7 </w:t>
        </w:r>
      </w:ins>
      <w:r>
        <w:t xml:space="preserve">and ASE </w:t>
      </w:r>
      <w:del w:id="1196" w:author="OpenAI Codex" w:date="2026-10-12T23:00:00Z">
        <w:r>
          <w:delText xml:space="preserve">3.29.0 </w:delText>
        </w:r>
      </w:del>
      <w:ins w:id="1197" w:author="OpenAI Codex" w:date="2026-10-12T23:00:00Z">
        <w:r>
          <w:t xml:space="preserve">3.28.0 </w:t>
        </w:r>
      </w:ins>
      <w:r>
        <w:t xml:space="preserve">software </w:t>
      </w:r>
      <w:r>
        <w:t xml:space="preserve">[</w:t>
      </w:r>
      <w:hyperlink r:id="rId23">
        <w:r>
          <w:rPr>
            <w:rStyle w:val="Hyperlink"/>
          </w:rPr>
          <w:t xml:space="preserve">10.1063/5.0182685</w:t>
        </w:r>
      </w:hyperlink>
      <w:r>
        <w:t xml:space="preserve">; </w:t>
      </w:r>
      <w:hyperlink r:id="rId24">
        <w:r>
          <w:rPr>
            <w:rStyle w:val="Hyperlink"/>
          </w:rPr>
          <w:t xml:space="preserve">10.1088/1361-648X/aa680e</w:t>
        </w:r>
      </w:hyperlink>
      <w:r>
        <w:t xml:space="preserve">]</w:t>
      </w:r>
      <w:r>
        <w:t xml:space="preserve">. </w:t>
      </w:r>
      <w:del w:id="1198" w:author="OpenAI Codex" w:date="2026-10-12T23:00:00Z">
        <w:r>
          <w:delText xml:space="preserve">We used the </w:delText>
        </w:r>
      </w:del>
      <w:ins w:id="1199" w:author="OpenAI Codex" w:date="2026-10-12T23:00:00Z">
        <w:r>
          <w:t xml:space="preserve">The </w:t>
        </w:r>
      </w:ins>
      <w:r>
        <w:t xml:space="preserve">projector augmented wave method, the revised Perdew–Burke–Ernzerhof functional, and the D4 dispersion correction </w:t>
      </w:r>
      <w:ins w:id="1200" w:author="OpenAI Codex" w:date="2026-10-12T23:00:00Z">
        <w:r>
          <w:t xml:space="preserve">were used </w:t>
        </w:r>
      </w:ins>
      <w:r>
        <w:t xml:space="preserve">[</w:t>
      </w:r>
      <w:hyperlink r:id="rId25">
        <w:r>
          <w:rPr>
            <w:rStyle w:val="Hyperlink"/>
          </w:rPr>
          <w:t xml:space="preserve">10.1063/1.5090222</w:t>
        </w:r>
      </w:hyperlink>
      <w:r>
        <w:t xml:space="preserve">]</w:t>
      </w:r>
      <w:r>
        <w:t xml:space="preserve">. </w:t>
      </w:r>
      <w:del w:id="1201" w:author="OpenAI Codex" w:date="2026-10-12T23:00:00Z">
        <w:r>
          <w:delText xml:space="preserve">The calculations used a </w:delText>
        </w:r>
      </w:del>
      <w:ins w:id="1202" w:author="OpenAI Codex" w:date="2026-10-12T23:00:00Z">
        <w:r>
          <w:t xml:space="preserve">A </w:t>
        </w:r>
      </w:ins>
      <w:r>
        <w:t xml:space="preserve">plane wave cutoff of 550 eV, a real space grid spacing of 0.16 Å, and 6.00 Å </w:t>
      </w:r>
      <w:del w:id="1203" w:author="OpenAI Codex" w:date="2026-10-12T23:00:00Z">
        <w:r>
          <w:delText xml:space="preserve">vacuum. We fully optimized every </w:delText>
        </w:r>
      </w:del>
      <w:ins w:id="1204" w:author="OpenAI Codex" w:date="2026-10-12T23:00:00Z">
        <w:r>
          <w:t xml:space="preserve">of vacuum were used. Every </w:t>
        </w:r>
      </w:ins>
      <w:r>
        <w:t xml:space="preserve">atomic structure </w:t>
      </w:r>
      <w:ins w:id="1205" w:author="OpenAI Codex" w:date="2026-10-12T23:00:00Z">
        <w:r>
          <w:t xml:space="preserve">was optimized </w:t>
        </w:r>
      </w:ins>
      <w:r>
        <w:t xml:space="preserve">until the maximum force </w:t>
      </w:r>
      <w:del w:id="1206" w:author="OpenAI Codex" w:date="2026-10-12T23:00:00Z">
        <w:r>
          <w:delText xml:space="preserve">was </w:delText>
        </w:r>
      </w:del>
      <w:ins w:id="1207" w:author="OpenAI Codex" w:date="2026-10-12T23:00:00Z">
        <w:r>
          <w:t xml:space="preserve">fell </w:t>
        </w:r>
      </w:ins>
      <w:r>
        <w:t xml:space="preserve">below 0.05 eV Å⁻¹. </w:t>
      </w:r>
      <w:del w:id="1208" w:author="OpenAI Codex" w:date="2026-10-12T23:00:00Z">
        <w:r>
          <w:delText xml:space="preserve">We previously used the </w:delText>
        </w:r>
      </w:del>
      <w:ins w:id="1209" w:author="OpenAI Codex" w:date="2026-10-12T23:00:00Z">
        <w:r>
          <w:t xml:space="preserve">The </w:t>
        </w:r>
      </w:ins>
      <w:r>
        <w:t xml:space="preserve">same calculation setup </w:t>
      </w:r>
      <w:ins w:id="1210" w:author="OpenAI Codex" w:date="2026-10-12T23:00:00Z">
        <w:r>
          <w:t xml:space="preserve">was previously used </w:t>
        </w:r>
      </w:ins>
      <w:r>
        <w:t xml:space="preserve">for related molecular catalysts </w:t>
      </w:r>
      <w:r>
        <w:t xml:space="preserve">[</w:t>
      </w:r>
      <w:hyperlink r:id="rId26">
        <w:r>
          <w:rPr>
            <w:rStyle w:val="Hyperlink"/>
          </w:rPr>
          <w:t xml:space="preserve">10.26434/chemrxiv.15001712/v1</w:t>
        </w:r>
      </w:hyperlink>
      <w:r>
        <w:t xml:space="preserve">]</w:t>
      </w:r>
      <w:r>
        <w:t xml:space="preserve">.</w:t>
      </w:r>
    </w:p>
    <w:p w14:paraId="2DD6E161" w14:textId="77777777" w:rsidR="001822C1" w:rsidRDefault="001822C1">
      <w:pPr>
        <w:pStyle w:val="Heading2"/>
      </w:pPr>
    </w:p>
    <w:p w14:paraId="279107F4" w14:textId="3AA9C704" w:rsidR="001822C1" w:rsidRDefault="00000000">
      <w:del w:id="1211" w:author="OpenAI Codex" w:date="2026-10-12T23:00:00Z">
        <w:r>
          <w:delText xml:space="preserve">We placed </w:delText>
        </w:r>
      </w:del>
      <w:r>
        <w:t xml:space="preserve">O, OH, and OOH </w:t>
      </w:r>
      <w:ins w:id="1212" w:author="OpenAI Codex" w:date="2026-10-12T23:00:00Z">
        <w:r>
          <w:t xml:space="preserve">were placed </w:t>
        </w:r>
      </w:ins>
      <w:r>
        <w:t xml:space="preserve">at either </w:t>
      </w:r>
      <w:del w:id="1213" w:author="OpenAI Codex" w:date="2026-10-12T23:00:00Z">
        <w:r>
          <w:delText xml:space="preserve">of the two </w:delText>
        </w:r>
      </w:del>
      <w:r>
        <w:t xml:space="preserve">metal-atom adsorption </w:t>
      </w:r>
      <w:del w:id="1214" w:author="OpenAI Codex" w:date="2026-10-12T23:00:00Z">
        <w:r>
          <w:delText xml:space="preserve">centers </w:delText>
        </w:r>
      </w:del>
      <w:ins w:id="1215" w:author="OpenAI Codex" w:date="2026-10-12T23:00:00Z">
        <w:r>
          <w:t xml:space="preserve">center </w:t>
        </w:r>
      </w:ins>
      <w:r>
        <w:t xml:space="preserve">in the dual-atom </w:t>
      </w:r>
      <w:del w:id="1216" w:author="OpenAI Codex" w:date="2026-10-12T23:00:00Z">
        <w:r>
          <w:delText xml:space="preserve">site </w:delText>
        </w:r>
      </w:del>
      <w:ins w:id="1217" w:author="OpenAI Codex" w:date="2026-10-12T23:00:00Z">
        <w:r>
          <w:t xml:space="preserve">site, </w:t>
        </w:r>
      </w:ins>
      <w:r>
        <w:t xml:space="preserve">and </w:t>
      </w:r>
      <w:ins w:id="1218" w:author="OpenAI Codex" w:date="2026-10-12T23:00:00Z">
        <w:r>
          <w:t xml:space="preserve">each structure was </w:t>
        </w:r>
      </w:ins>
      <w:r>
        <w:t xml:space="preserve">fully </w:t>
      </w:r>
      <w:del w:id="1219" w:author="OpenAI Codex" w:date="2026-10-12T23:00:00Z">
        <w:r>
          <w:delText xml:space="preserve">optimized each structure. We calculated gas </w:delText>
        </w:r>
      </w:del>
      <w:ins w:id="1220" w:author="OpenAI Codex" w:date="2026-10-12T23:00:00Z">
        <w:r>
          <w:t xml:space="preserve">optimized. Gas </w:t>
        </w:r>
      </w:ins>
      <w:r>
        <w:t xml:space="preserve">phase H₂ and H₂O </w:t>
      </w:r>
      <w:ins w:id="1221" w:author="OpenAI Codex" w:date="2026-10-12T23:00:00Z">
        <w:r>
          <w:t xml:space="preserve">reference structures were calculated </w:t>
        </w:r>
      </w:ins>
      <w:r>
        <w:t xml:space="preserve">with the same settings. </w:t>
      </w:r>
      <w:del w:id="1222" w:author="OpenAI Codex" w:date="2026-10-12T23:00:00Z">
        <w:r>
          <w:delText xml:space="preserve">We </w:delText>
        </w:r>
      </w:del>
      <w:ins w:id="1223" w:author="OpenAI Codex" w:date="2026-10-12T23:00:00Z">
        <w:r>
          <w:t xml:space="preserve">Total energies were </w:t>
        </w:r>
      </w:ins>
      <w:r>
        <w:t xml:space="preserve">matched </w:t>
      </w:r>
      <w:del w:id="1224" w:author="OpenAI Codex" w:date="2026-10-12T23:00:00Z">
        <w:r>
          <w:delText xml:space="preserve">all total energies </w:delText>
        </w:r>
      </w:del>
      <w:r>
        <w:t xml:space="preserve">by catalyst name and </w:t>
      </w:r>
      <w:del w:id="1225" w:author="OpenAI Codex" w:date="2026-10-12T23:00:00Z">
        <w:r>
          <w:delText xml:space="preserve">the ads_site center label, </w:delText>
        </w:r>
      </w:del>
      <w:ins w:id="1226" w:author="OpenAI Codex" w:date="2026-10-12T23:00:00Z">
        <w:r>
          <w:t xml:space="preserve">`ads_site`, </w:t>
        </w:r>
      </w:ins>
      <w:r>
        <w:t xml:space="preserve">so </w:t>
      </w:r>
      <w:del w:id="1227" w:author="OpenAI Codex" w:date="2026-10-12T23:00:00Z">
        <w:r>
          <w:delText xml:space="preserve">every </w:delText>
        </w:r>
      </w:del>
      <w:ins w:id="1228" w:author="OpenAI Codex" w:date="2026-10-12T23:00:00Z">
        <w:r>
          <w:t xml:space="preserve">each </w:t>
        </w:r>
      </w:ins>
      <w:r>
        <w:t xml:space="preserve">reaction pathway </w:t>
      </w:r>
      <w:del w:id="1229" w:author="OpenAI Codex" w:date="2026-10-12T23:00:00Z">
        <w:r>
          <w:delText xml:space="preserve">refers to the same center of </w:delText>
        </w:r>
      </w:del>
      <w:ins w:id="1230" w:author="OpenAI Codex" w:date="2026-10-12T23:00:00Z">
        <w:r>
          <w:t xml:space="preserve">contains values for </w:t>
        </w:r>
      </w:ins>
      <w:r>
        <w:t xml:space="preserve">the same molecular </w:t>
      </w:r>
      <w:del w:id="1231" w:author="OpenAI Codex" w:date="2026-10-12T23:00:00Z">
        <w:r>
          <w:delText xml:space="preserve">catalyst.</w:delText>
        </w:r>
      </w:del>
      <w:ins w:id="1232" w:author="OpenAI Codex" w:date="2026-10-12T23:00:00Z">
        <w:r>
          <w:t xml:space="preserve">structure and adsorption center.</w:t>
        </w:r>
      </w:ins>
    </w:p>
    <w:p w14:paraId="01EAE8F9" w14:textId="77777777" w:rsidR="001822C1" w:rsidRDefault="00000000">
      <w:del w:id="1233" w:author="OpenAI Codex" w:date="2026-10-12T23:00:00Z">
        <w:r>
          <w:delText xml:space="preserve">We obtained the adsorption </w:delText>
        </w:r>
      </w:del>
      <w:ins w:id="1234" w:author="OpenAI Codex" w:date="2026-10-12T23:00:00Z">
        <w:r>
          <w:t xml:space="preserve">Adsorption </w:t>
        </w:r>
      </w:ins>
      <w:r>
        <w:t xml:space="preserve">energies </w:t>
      </w:r>
      <w:del w:id="1235" w:author="OpenAI Codex" w:date="2026-10-12T23:00:00Z">
        <w:r>
          <w:delText xml:space="preserve">of </w:delText>
        </w:r>
      </w:del>
      <w:ins w:id="1236" w:author="OpenAI Codex" w:date="2026-10-12T23:00:00Z">
        <w:r>
          <w:t xml:space="preserve">for </w:t>
        </w:r>
      </w:ins>
      <w:r>
        <w:t xml:space="preserve">O, OH, and OOH </w:t>
      </w:r>
      <w:ins w:id="1237" w:author="OpenAI Codex" w:date="2026-10-12T23:00:00Z">
        <w:r>
          <w:t xml:space="preserve">were calculated </w:t>
        </w:r>
      </w:ins>
      <w:r>
        <w:t xml:space="preserve">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1E44C916" w:rsidR="001822C1" w:rsidRDefault="00000000">
      <w:r>
        <w:t xml:space="preserve">In Eqs. (1)–(3), the left side is the adsorption energy of the named intermediate. The terms on the right are the total energies of the adsorbed catalyst, </w:t>
      </w:r>
      <w:del w:id="1238" w:author="OpenAI Codex" w:date="2026-10-12T23:00:00Z">
        <w:r>
          <w:delText xml:space="preserve">the </w:delText>
        </w:r>
      </w:del>
      <w:r>
        <w:t xml:space="preserve">clean catalyst, gas phase H₂, and gas phase H₂O; * </w:t>
      </w:r>
      <w:del w:id="1239" w:author="OpenAI Codex" w:date="2026-10-12T23:00:00Z">
        <w:r>
          <w:delText xml:space="preserve">denotes </w:delText>
        </w:r>
      </w:del>
      <w:ins w:id="1240" w:author="OpenAI Codex" w:date="2026-10-12T23:00:00Z">
        <w:r>
          <w:t xml:space="preserve">identifies </w:t>
        </w:r>
      </w:ins>
      <w:r>
        <w:t xml:space="preserve">the </w:t>
      </w:r>
      <w:del w:id="1241" w:author="OpenAI Codex" w:date="2026-10-12T23:00:00Z">
        <w:r>
          <w:delText xml:space="preserve">chosen </w:delText>
        </w:r>
      </w:del>
      <w:ins w:id="1242" w:author="OpenAI Codex" w:date="2026-10-12T23:00:00Z">
        <w:r>
          <w:t xml:space="preserve">selected </w:t>
        </w:r>
      </w:ins>
      <w:r>
        <w:t xml:space="preserve">adsorption center. </w:t>
      </w:r>
      <w:del w:id="1243" w:author="OpenAI Codex" w:date="2026-10-12T23:00:00Z">
        <w:r>
          <w:delText xml:space="preserve">We used the </w:delText>
        </w:r>
      </w:del>
      <w:ins w:id="1244" w:author="OpenAI Codex" w:date="2026-10-12T23:00:00Z">
        <w:r>
          <w:t xml:space="preserve">The </w:t>
        </w:r>
      </w:ins>
      <w:r>
        <w:t xml:space="preserve">supplied </w:t>
      </w:r>
      <w:del w:id="1245" w:author="OpenAI Codex" w:date="2026-10-12T23:00:00Z">
        <w:r>
          <w:delText xml:space="preserve">corrected </w:delText>
        </w:r>
      </w:del>
      <w:r>
        <w:t xml:space="preserve">adsorption free energies </w:t>
      </w:r>
      <w:del w:id="1246" w:author="OpenAI Codex" w:date="2026-10-12T23:00:00Z">
        <w:r>
          <w:delText xml:space="preserve">for </w:delText>
        </w:r>
      </w:del>
      <w:ins w:id="1247" w:author="OpenAI Codex" w:date="2026-10-12T23:00:00Z">
        <w:r>
          <w:t xml:space="preserve">were used in the </w:t>
        </w:r>
      </w:ins>
      <w:r>
        <w:t xml:space="preserve">scaling and thermodynamic analyses.</w:t>
      </w:r>
    </w:p>
    <w:p w14:paraId="487CE2EF" w14:textId="77777777" w:rsidR="001822C1" w:rsidRDefault="00000000">
      <w:pPr>
        <w:pStyle w:val="Heading2"/>
      </w:pPr>
      <w:r>
        <w:t>2.3. Adsorption free energies and ORR thermodynamics</w:t>
      </w:r>
    </w:p>
    <w:p w14:paraId="7A1AC5B6" w14:textId="77777777" w:rsidR="001822C1" w:rsidRDefault="00000000">
      <w:del w:id="1248" w:author="OpenAI Codex" w:date="2026-10-12T23:00:00Z">
        <w:r>
          <w:delText xml:space="preserve">We </w:delText>
        </w:r>
      </w:del>
      <w:ins w:id="1249" w:author="OpenAI Codex" w:date="2026-10-12T23:00:00Z">
        <w:r>
          <w:t xml:space="preserve">Adsorption energies were </w:t>
        </w:r>
      </w:ins>
      <w:r>
        <w:t xml:space="preserve">converted </w:t>
      </w:r>
      <w:del w:id="1250" w:author="OpenAI Codex" w:date="2026-10-12T23:00:00Z">
        <w:r>
          <w:delText xml:space="preserve">adsorption energies </w:delText>
        </w:r>
      </w:del>
      <w:r>
        <w:t xml:space="preserve">to adsorption free energies by adding </w:t>
      </w:r>
      <w:del w:id="1251" w:author="OpenAI Codex" w:date="2026-10-12T23:00:00Z">
        <w:r>
          <w:delText xml:space="preserve">the </w:delText>
        </w:r>
      </w:del>
      <w:r>
        <w:t xml:space="preserve">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77777777" w:rsidR="001822C1" w:rsidRDefault="00000000">
      <w:r>
        <w:t xml:space="preserve">In Eq. (4), </w:t>
      </w:r>
      <w:r>
        <w:rPr>
          <w:i/>
        </w:rPr>
        <w:t xml:space="preserve">X</w:t>
      </w:r>
      <w:r>
        <w:t xml:space="preserve"> denotes O, OH, or OOH; </w:t>
      </w:r>
      <w:r>
        <w:rPr>
          <w:i/>
        </w:rPr>
        <w:t xml:space="preserve">E</w:t>
      </w:r>
      <w:r>
        <w:t xml:space="preserve"> and </w:t>
      </w:r>
      <w:r>
        <w:rPr>
          <w:i/>
        </w:rPr>
        <w:t xml:space="preserve">G</w:t>
      </w:r>
      <w:r>
        <w:t xml:space="preserve"> denote electronic energy and Gibbs free energy; </w:t>
      </w:r>
      <w:r>
        <w:rPr>
          <w:i/>
        </w:rPr>
        <w:t xml:space="preserve">T</w:t>
      </w:r>
      <w:r>
        <w:t xml:space="preserve"> is temperature; </w:t>
      </w:r>
      <w:r>
        <w:rPr>
          <w:i/>
        </w:rPr>
        <w:t xml:space="preserve">S</w:t>
      </w:r>
      <w:r>
        <w:t xml:space="preserve"> is entropy; and ZP identifies the zero point contribution. The supplied adsorption free energies already include these corrections. </w:t>
      </w:r>
      <w:del w:id="1252" w:author="OpenAI Codex" w:date="2026-10-12T23:00:00Z">
        <w:r>
          <w:delText xml:space="preserve">We evaluated the </w:delText>
        </w:r>
      </w:del>
      <w:ins w:id="1253" w:author="OpenAI Codex" w:date="2026-10-12T23:00:00Z">
        <w:r>
          <w:t xml:space="preserve">The </w:t>
        </w:r>
      </w:ins>
      <w:r>
        <w:t xml:space="preserve">four reduction potentials for the associative four electron ORR pathway </w:t>
      </w:r>
      <w:ins w:id="1254" w:author="OpenAI Codex" w:date="2026-10-12T23:00:00Z">
        <w:r>
          <w:t xml:space="preserve">were evaluated </w:t>
        </w:r>
      </w:ins>
      <w:r>
        <w:t xml:space="preserve">with the computational hydrogen electrode (CHE) method </w:t>
      </w:r>
      <w:r>
        <w:t xml:space="preserve">[</w:t>
      </w:r>
      <w:hyperlink r:id="rId27">
        <w:r>
          <w:rPr>
            <w:rStyle w:val="Hyperlink"/>
          </w:rPr>
          <w:t xml:space="preserve">10.1021/jp047349j</w:t>
        </w:r>
      </w:hyperlink>
      <w:r>
        <w:t xml:space="preserve">]</w:t>
      </w:r>
      <w:r>
        <w:t xml:space="preserve">:</w:t>
      </w:r>
    </w:p>
    <w:p w14:paraId="60A245D5" w14:textId="77777777" w:rsidR="001822C1" w:rsidRDefault="00000000">
      <w:pPr>
        <w:tabs>
          <w:tab w:val="center" w:pos="4819"/>
          <w:tab w:val="right" w:pos="9638"/>
        </w:tabs>
        <w:jc w:val="left"/>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77777777" w:rsidR="001822C1" w:rsidRDefault="00000000">
      <w:r>
        <w:t xml:space="preserve">Equation (5) </w:t>
      </w:r>
      <w:del w:id="1255" w:author="OpenAI Codex" w:date="2026-10-12T23:00:00Z">
        <w:r>
          <w:delText xml:space="preserve">lists </w:delText>
        </w:r>
      </w:del>
      <w:ins w:id="1256" w:author="OpenAI Codex" w:date="2026-10-12T23:00:00Z">
        <w:r>
          <w:t xml:space="preserve">defines </w:t>
        </w:r>
      </w:ins>
      <w:r>
        <w:t xml:space="preserve">the positive </w:t>
      </w:r>
      <w:del w:id="1257" w:author="OpenAI Codex" w:date="2026-10-12T23:00:00Z">
        <w:r>
          <w:delText xml:space="preserve">step </w:delText>
        </w:r>
      </w:del>
      <w:r>
        <w:t xml:space="preserve">reduction potentials for </w:t>
      </w:r>
      <w:ins w:id="1258" w:author="OpenAI Codex" w:date="2026-10-12T23:00:00Z">
        <w:r>
          <w:t xml:space="preserve">the </w:t>
        </w:r>
      </w:ins>
      <w:r>
        <w:t xml:space="preserve">four </w:t>
      </w:r>
      <w:del w:id="1259" w:author="OpenAI Codex" w:date="2026-10-12T23:00:00Z">
        <w:r>
          <w:delText xml:space="preserve">reductions: </w:delText>
        </w:r>
      </w:del>
      <w:ins w:id="1260" w:author="OpenAI Codex" w:date="2026-10-12T23:00:00Z">
        <w:r>
          <w:t xml:space="preserve">steps </w:t>
        </w:r>
      </w:ins>
      <w:r>
        <w:t xml:space="preserve">O₂ to OOH, OOH to O, O to OH, and OH to H₂O; </w:t>
      </w:r>
      <w:ins w:id="1261" w:author="OpenAI Codex" w:date="2026-10-12T23:00:00Z">
        <w:r>
          <w:t xml:space="preserve">* identifies an adsorbed intermediate and </w:t>
        </w:r>
      </w:ins>
      <w:r>
        <w:rPr>
          <w:i/>
        </w:rPr>
        <w:t xml:space="preserve">e</w:t>
      </w:r>
      <w:r>
        <w:t xml:space="preserve"> is the elementary charge. The limiting potential is </w:t>
      </w:r>
      <w:ins w:id="1262" w:author="OpenAI Codex" w:date="2026-10-12T23:00:00Z">
        <w:r>
          <w:t xml:space="preserve">defined as </w:t>
        </w:r>
      </w:ins>
      <w:r>
        <w:t xml:space="preserve">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77777777" w:rsidR="001822C1" w:rsidRDefault="00000000">
      <w:r>
        <w:t xml:space="preserve">The symbol on the left of Eq. (6) </w:t>
      </w:r>
      <w:del w:id="1263" w:author="OpenAI Codex" w:date="2026-10-12T23:00:00Z">
        <w:r>
          <w:delText xml:space="preserve">is </w:delText>
        </w:r>
      </w:del>
      <w:ins w:id="1264" w:author="OpenAI Codex" w:date="2026-10-12T23:00:00Z">
        <w:r>
          <w:t xml:space="preserve">denotes </w:t>
        </w:r>
      </w:ins>
      <w:r>
        <w:t xml:space="preserve">the limiting potential. </w:t>
      </w:r>
      <w:del w:id="1265" w:author="OpenAI Codex" w:date="2026-10-12T23:00:00Z">
        <w:r>
          <w:delText xml:space="preserve">We evaluated the </w:delText>
        </w:r>
      </w:del>
      <w:ins w:id="1266" w:author="OpenAI Codex" w:date="2026-10-12T23:00:00Z">
        <w:r>
          <w:t xml:space="preserve">The </w:t>
        </w:r>
      </w:ins>
      <w:r>
        <w:t xml:space="preserve">ORR overpotential </w:t>
      </w:r>
      <w:ins w:id="1267" w:author="OpenAI Codex" w:date="2026-10-12T23:00:00Z">
        <w:r>
          <w:t xml:space="preserve">was evaluated </w:t>
        </w:r>
      </w:ins>
      <w:r>
        <w:t xml:space="preserve">relative to the </w:t>
      </w:r>
      <w:ins w:id="1268" w:author="OpenAI Codex" w:date="2026-10-12T23:00:00Z">
        <w:r>
          <w:t xml:space="preserve">equilibrium potential of </w:t>
        </w:r>
      </w:ins>
      <w:r>
        <w:t xml:space="preserve">1.23 </w:t>
      </w:r>
      <w:del w:id="1269" w:author="OpenAI Codex" w:date="2026-10-12T23:00:00Z">
        <w:r>
          <w:delText xml:space="preserve">V equilibrium potential:</w:delText>
        </w:r>
      </w:del>
      <w:ins w:id="1270" w:author="OpenAI Codex" w:date="2026-10-12T23:00:00Z">
        <w:r>
          <w:t xml:space="preserve">V:</w:t>
        </w:r>
      </w:ins>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77777777" w:rsidR="001822C1" w:rsidRDefault="00000000">
      <w:r>
        <w:t xml:space="preserve">Equation (7) </w:t>
      </w:r>
      <w:del w:id="1271" w:author="OpenAI Codex" w:date="2026-10-12T23:00:00Z">
        <w:r>
          <w:delText xml:space="preserve">gives </w:delText>
        </w:r>
      </w:del>
      <w:ins w:id="1272" w:author="OpenAI Codex" w:date="2026-10-12T23:00:00Z">
        <w:r>
          <w:t xml:space="preserve">defines </w:t>
        </w:r>
      </w:ins>
      <w:r>
        <w:t xml:space="preserve">the ORR overpotential. Chemical subscripts in Eqs. (5)–(7) identify the adsorbed intermediate or </w:t>
      </w:r>
      <w:del w:id="1273" w:author="OpenAI Codex" w:date="2026-10-12T23:00:00Z">
        <w:r>
          <w:delText xml:space="preserve">the </w:delText>
        </w:r>
      </w:del>
      <w:r>
        <w:t xml:space="preserve">reaction quantity.</w:t>
      </w:r>
    </w:p>
    <w:p w14:paraId="6FDD3A7E" w14:textId="77777777" w:rsidR="001822C1" w:rsidRDefault="00000000">
      <w:pPr>
        <w:pStyle w:val="Heading2"/>
      </w:pPr>
      <w:r>
        <w:t>2.4. Scaling and thermodynamic activity analyses</w:t>
      </w:r>
    </w:p>
    <w:p w14:paraId="1519DD93" w14:textId="77777777" w:rsidR="001822C1" w:rsidRDefault="00000000">
      <w:del w:id="1274" w:author="OpenAI Codex" w:date="2026-10-12T23:00:00Z">
        <w:r>
          <w:delText xml:space="preserve">We described the correlations </w:delText>
        </w:r>
      </w:del>
      <w:ins w:id="1275" w:author="OpenAI Codex" w:date="2026-10-12T23:00:00Z">
        <w:r>
          <w:t xml:space="preserve">The relations </w:t>
        </w:r>
      </w:ins>
      <w:r>
        <w:t xml:space="preserve">of O and OOH adsorption free energies </w:t>
      </w:r>
      <w:del w:id="1276" w:author="OpenAI Codex" w:date="2026-10-12T23:00:00Z">
        <w:r>
          <w:delText xml:space="preserve">with </w:delText>
        </w:r>
      </w:del>
      <w:ins w:id="1277" w:author="OpenAI Codex" w:date="2026-10-12T23:00:00Z">
        <w:r>
          <w:t xml:space="preserve">to </w:t>
        </w:r>
      </w:ins>
      <w:r>
        <w:t xml:space="preserve">OH adsorption free energy </w:t>
      </w:r>
      <w:ins w:id="1278" w:author="OpenAI Codex" w:date="2026-10-12T23:00:00Z">
        <w:r>
          <w:t xml:space="preserve">were evaluated </w:t>
        </w:r>
      </w:ins>
      <w:r>
        <w:t xml:space="preserve">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52DBE504" w:rsidR="001822C1" w:rsidRDefault="00000000">
      <w:r>
        <w:t xml:space="preserve">In Eq. (8), α and β are the slope and intercept for the intermediate identified by the subscript. The </w:t>
      </w:r>
      <w:del w:id="1279" w:author="OpenAI Codex" w:date="2026-10-12T23:00:00Z">
        <w:r>
          <w:delText xml:space="preserve">curves </w:delText>
        </w:r>
      </w:del>
      <w:ins w:id="1280" w:author="OpenAI Codex" w:date="2026-10-12T23:00:00Z">
        <w:r>
          <w:t xml:space="preserve">fitted relations were propagated through the four ORR steps to obtain the scaling based activity curve </w:t>
        </w:r>
      </w:ins>
      <w:r>
        <w:t xml:space="preserve">in Figures 2 and </w:t>
      </w:r>
      <w:del w:id="1281" w:author="OpenAI Codex" w:date="2026-10-12T23:00:00Z">
        <w:r>
          <w:delText xml:space="preserve">3 propagate the corresponding global fits through the four reaction steps. For comparison, we </w:delText>
        </w:r>
      </w:del>
      <w:ins w:id="1282" w:author="OpenAI Codex" w:date="2026-10-12T23:00:00Z">
        <w:r>
          <w:t xml:space="preserve">3. An ideal reference relation was </w:t>
        </w:r>
      </w:ins>
      <w:r>
        <w:t xml:space="preserve">defined </w:t>
      </w:r>
      <w:del w:id="1283" w:author="OpenAI Codex" w:date="2026-10-12T23:00:00Z">
        <w:r>
          <w:delText xml:space="preserve">an ideal relation </w:delText>
        </w:r>
      </w:del>
      <w:r>
        <w:t xml:space="preserve">with an OOH–OH free energy separation of 2.46 </w:t>
      </w:r>
      <w:del w:id="1284" w:author="OpenAI Codex" w:date="2026-10-12T23:00:00Z">
        <w:r>
          <w:delText xml:space="preserve">eV and the corresponding two branch overpotential:</w:delText>
        </w:r>
      </w:del>
      <w:ins w:id="1285" w:author="OpenAI Codex" w:date="2026-10-12T23:00:00Z">
        <w:r>
          <w:t xml:space="preserve">eV:</w:t>
        </w:r>
      </w:ins>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77777777" w:rsidR="001822C1" w:rsidRDefault="00000000">
      <w:r>
        <w:t xml:space="preserve">In Eq. (9), OH removal defines the left branch and OOH formation </w:t>
      </w:r>
      <w:ins w:id="1286" w:author="OpenAI Codex" w:date="2026-10-12T23:00:00Z">
        <w:r>
          <w:t xml:space="preserve">defines </w:t>
        </w:r>
      </w:ins>
      <w:r>
        <w:t xml:space="preserve">the right branch. </w:t>
      </w:r>
      <w:del w:id="1287" w:author="OpenAI Codex" w:date="2026-10-12T23:00:00Z">
        <w:r>
          <w:delText xml:space="preserve">They </w:delText>
        </w:r>
      </w:del>
      <w:ins w:id="1288" w:author="OpenAI Codex" w:date="2026-10-12T23:00:00Z">
        <w:r>
          <w:t xml:space="preserve">The branches </w:t>
        </w:r>
      </w:ins>
      <w:r>
        <w:t xml:space="preserve">meet at an OH adsorption free energy of 1.23 eV and zero overpotential. </w:t>
      </w:r>
      <w:del w:id="1289" w:author="OpenAI Codex" w:date="2026-10-12T23:00:00Z">
        <w:r>
          <w:delText xml:space="preserve">This reference represents balanced binding; the catalyst points and fitted curves use all four reaction steps. Thermodynamic rankings describe reaction free energies, while </w:delText>
        </w:r>
      </w:del>
      <w:ins w:id="1290" w:author="OpenAI Codex" w:date="2026-10-12T23:00:00Z">
        <w:r>
          <w:t xml:space="preserve">Catalyst activity was interpreted thermodynamically; </w:t>
        </w:r>
      </w:ins>
      <w:r>
        <w:t xml:space="preserve">kinetic activity also depends on activation barriers.</w:t>
      </w:r>
    </w:p>
    <w:p w14:paraId="340A466D" w14:textId="58EDA843" w:rsidR="001822C1" w:rsidRDefault="00000000">
      <w:pPr>
        <w:pStyle w:val="Heading2"/>
      </w:pPr>
      <w:r>
        <w:t xml:space="preserve">2.5. Regression analysis and </w:t>
      </w:r>
      <w:del w:id="1291" w:author="OpenAI Codex" w:date="2026-10-12T23:00:00Z">
        <w:r>
          <w:delText xml:space="preserve">wider </w:delText>
        </w:r>
      </w:del>
      <w:ins w:id="1292" w:author="OpenAI Codex" w:date="2026-10-12T23:00:00Z">
        <w:r>
          <w:t xml:space="preserve">catalyst-family </w:t>
        </w:r>
      </w:ins>
      <w:r>
        <w:t xml:space="preserve">screening</w:t>
      </w:r>
    </w:p>
    <w:p w14:paraId="093C8D8E" w14:textId="07D9DFDD" w:rsidR="001822C1" w:rsidRDefault="00000000">
      <w:r>
        <w:t xml:space="preserve">The </w:t>
      </w:r>
      <w:del w:id="1293" w:author="OpenAI Codex" w:date="2026-10-12T23:00:00Z">
        <w:r>
          <w:delText xml:space="preserve">wider screening uses the </w:delText>
        </w:r>
      </w:del>
      <w:r>
        <w:t xml:space="preserve">DFT </w:t>
      </w:r>
      <w:ins w:id="1294" w:author="OpenAI Codex" w:date="2026-10-12T23:00:00Z">
        <w:r>
          <w:t xml:space="preserve">adsorption </w:t>
        </w:r>
      </w:ins>
      <w:r>
        <w:t xml:space="preserve">results for the </w:t>
      </w:r>
      <w:del w:id="1295" w:author="OpenAI Codex" w:date="2026-10-12T23:00:00Z">
        <w:r>
          <w:delText xml:space="preserve">88 </w:delText>
        </w:r>
      </w:del>
      <w:r>
        <w:t xml:space="preserve">molecular </w:t>
      </w:r>
      <w:del w:id="1296" w:author="OpenAI Codex" w:date="2026-10-12T23:00:00Z">
        <w:r>
          <w:delText xml:space="preserve">catalysts as training data </w:delText>
        </w:r>
      </w:del>
      <w:ins w:id="1297" w:author="OpenAI Codex" w:date="2026-10-12T23:00:00Z">
        <w:r>
          <w:t xml:space="preserve">catalyst library supplied the scientific basis </w:t>
        </w:r>
      </w:ins>
      <w:r>
        <w:t xml:space="preserve">for </w:t>
      </w:r>
      <w:del w:id="1298" w:author="OpenAI Codex" w:date="2026-10-12T23:00:00Z">
        <w:r>
          <w:delText xml:space="preserve">linear </w:delText>
        </w:r>
      </w:del>
      <w:r>
        <w:t xml:space="preserve">regression </w:t>
      </w:r>
      <w:del w:id="1299" w:author="OpenAI Codex" w:date="2026-10-12T23:00:00Z">
        <w:r>
          <w:delText xml:space="preserve">models with second-order polynomial features. </w:delText>
        </w:r>
      </w:del>
      <w:ins w:id="1300" w:author="OpenAI Codex" w:date="2026-10-12T23:00:00Z">
        <w:r>
          <w:t xml:space="preserve">analysis. </w:t>
        </w:r>
      </w:ins>
      <w:r>
        <w:t xml:space="preserve">The </w:t>
      </w:r>
      <w:del w:id="1301" w:author="OpenAI Codex" w:date="2026-10-12T23:00:00Z">
        <w:r>
          <w:delText xml:space="preserve">adsorbate-specific models predict OH, O, and OOH adsorption free energies from </w:delText>
        </w:r>
      </w:del>
      <w:ins w:id="1302" w:author="OpenAI Codex" w:date="2026-10-12T23:00:00Z">
        <w:r>
          <w:t xml:space="preserve">separate clean </w:t>
        </w:r>
      </w:ins>
      <w:r>
        <w:t xml:space="preserve">catalyst </w:t>
      </w:r>
      <w:del w:id="1303" w:author="OpenAI Codex" w:date="2026-10-12T23:00:00Z">
        <w:r>
          <w:delText xml:space="preserve">descriptors and preserve parent-catalyst grouping during validation. We then apply the trained models to a separate ASE </w:delText>
        </w:r>
      </w:del>
      <w:r>
        <w:t xml:space="preserve">database </w:t>
      </w:r>
      <w:del w:id="1304" w:author="OpenAI Codex" w:date="2026-10-12T23:00:00Z">
        <w:r>
          <w:delText xml:space="preserve">containing exactly </w:delText>
        </w:r>
      </w:del>
      <w:ins w:id="1305" w:author="OpenAI Codex" w:date="2026-10-12T23:00:00Z">
        <w:r>
          <w:t xml:space="preserve">contains </w:t>
        </w:r>
      </w:ins>
      <w:r>
        <w:t xml:space="preserve">1176 optimized </w:t>
      </w:r>
      <w:del w:id="1306" w:author="OpenAI Codex" w:date="2026-10-12T23:00:00Z">
        <w:r>
          <w:delText xml:space="preserve">clean catalysts. Catalyst-name comparison identifies 87 </w:delText>
        </w:r>
      </w:del>
      <w:ins w:id="1307" w:author="OpenAI Codex" w:date="2026-10-12T23:00:00Z">
        <w:r>
          <w:t xml:space="preserve">structures; these </w:t>
        </w:r>
      </w:ins>
      <w:r>
        <w:t xml:space="preserve">structures </w:t>
      </w:r>
      <w:del w:id="1308" w:author="OpenAI Codex" w:date="2026-10-12T23:00:00Z">
        <w:r>
          <w:delText xml:space="preserve">shared with the DFT library and 1089 structures outside it. The clean structures in the screening database </w:delText>
        </w:r>
      </w:del>
      <w:r>
        <w:t xml:space="preserve">were calculated with GPAW 25.7 and ASE 3.28.0 using the </w:t>
      </w:r>
      <w:del w:id="1309" w:author="OpenAI Codex" w:date="2026-10-12T23:00:00Z">
        <w:r>
          <w:delText xml:space="preserve">remaining </w:delText>
        </w:r>
      </w:del>
      <w:ins w:id="1310" w:author="OpenAI Codex" w:date="2026-10-12T23:00:00Z">
        <w:r>
          <w:t xml:space="preserve">other </w:t>
        </w:r>
      </w:ins>
      <w:r>
        <w:t xml:space="preserve">settings </w:t>
      </w:r>
      <w:del w:id="1311" w:author="OpenAI Codex" w:date="2026-10-12T23:00:00Z">
        <w:r>
          <w:delText xml:space="preserve">stated </w:delText>
        </w:r>
      </w:del>
      <w:ins w:id="1312" w:author="OpenAI Codex" w:date="2026-10-12T23:00:00Z">
        <w:r>
          <w:t xml:space="preserve">reported </w:t>
        </w:r>
      </w:ins>
      <w:r>
        <w:t xml:space="preserve">in Section 2.2. </w:t>
      </w:r>
      <w:ins w:id="1313" w:author="OpenAI Codex" w:date="2026-10-12T23:00:00Z">
        <w:hyperlink w:anchor="Figure_3">
          <w:r>
            <w:rPr>
              <w:rStyle w:val="Hyperlink"/>
            </w:rPr>
            <w:t xml:space="preserve">Figure 3</w:t>
          </w:r>
        </w:hyperlink>
        <w:r>
          <w:t xml:space="preserve"> reproduces the supplied fixed ridge models for OH, O, and OOH adsorption free energies. Eight predictors were used for the OH and O models, and six were used for OOH. </w:t>
        </w:r>
      </w:ins>
      <w:r>
        <w:t xml:space="preserve">The </w:t>
      </w:r>
      <w:del w:id="1314" w:author="OpenAI Codex" w:date="2026-10-12T23:00:00Z">
        <w:r>
          <w:delText xml:space="preserve">wider </w:delText>
        </w:r>
      </w:del>
      <w:ins w:id="1315" w:author="OpenAI Codex" w:date="2026-10-12T23:00:00Z">
        <w:r>
          <w:t xml:space="preserve">saved validation predictions were reproduced for 69 observations, with a maximum difference of 1.11 × 10⁻¹⁵ eV. The 1176 structures define a separate screening library, and their adsorption </w:t>
        </w:r>
      </w:ins>
      <w:r>
        <w:t xml:space="preserve">predictions are </w:t>
      </w:r>
      <w:del w:id="1316" w:author="OpenAI Codex" w:date="2026-10-12T23:00:00Z">
        <w:r>
          <w:delText xml:space="preserve">pending and are </w:delText>
        </w:r>
      </w:del>
      <w:r>
        <w:t xml:space="preserve">not </w:t>
      </w:r>
      <w:del w:id="1317" w:author="OpenAI Codex" w:date="2026-10-12T23:00:00Z">
        <w:r>
          <w:delText xml:space="preserve">reported as completed results.</w:delText>
        </w:r>
      </w:del>
      <w:ins w:id="1318" w:author="OpenAI Codex" w:date="2026-10-12T23:00:00Z">
        <w:r>
          <w:t xml:space="preserve">represented by </w:t>
        </w:r>
        <w:hyperlink w:anchor="Figure_3">
          <w:r>
            <w:rPr>
              <w:rStyle w:val="Hyperlink"/>
            </w:rPr>
            <w:t xml:space="preserve">Figure 3</w:t>
          </w:r>
        </w:hyperlink>
        <w:r>
          <w:t xml:space="preserve">.</w:t>
        </w:r>
      </w:ins>
    </w:p>
    <w:p w14:paraId="730F3EC6" w14:textId="68864FAA" w:rsidR="001822C1" w:rsidRDefault="00000000">
      <w:del w:id="1319" w:author="OpenAI Codex" w:date="2026-10-12T23:00:00Z">
        <w:r>
          <w:delText xml:space="preserve">Before </w:delText>
        </w:r>
      </w:del>
      <w:ins w:id="1320" w:author="OpenAI Codex" w:date="2026-10-12T23:00:00Z">
        <w:r>
          <w:t xml:space="preserve">The predicted values were joined by catalyst name and `ads_site` before </w:t>
        </w:r>
      </w:ins>
      <w:r>
        <w:t xml:space="preserve">the </w:t>
      </w:r>
      <w:del w:id="1321" w:author="OpenAI Codex" w:date="2026-10-12T23:00:00Z">
        <w:r>
          <w:delText xml:space="preserve">wider screening, we reproduced </w:delText>
        </w:r>
      </w:del>
      <w:ins w:id="1322" w:author="OpenAI Codex" w:date="2026-10-12T23:00:00Z">
        <w:r>
          <w:t xml:space="preserve">CHE step potentials and overpotentials were calculated. The energy filters used for the DFT analysis were then applied. All 144 filtered site pairs from 87 catalysts are shown in </w:t>
        </w:r>
        <w:hyperlink w:anchor="Figure_3">
          <w:r>
            <w:rPr>
              <w:rStyle w:val="Hyperlink"/>
            </w:rPr>
            <w:t xml:space="preserve">Figure 3</w:t>
          </w:r>
        </w:hyperlink>
        <w:r>
          <w:t xml:space="preserve">, including records used to fit </w:t>
        </w:r>
      </w:ins>
      <w:r>
        <w:t xml:space="preserve">the supplied </w:t>
      </w:r>
      <w:del w:id="1323" w:author="OpenAI Codex" w:date="2026-10-12T23:00:00Z">
        <w:r>
          <w:delText xml:space="preserve">saved ridge models for OH, O, </w:delText>
        </w:r>
      </w:del>
      <w:ins w:id="1324" w:author="OpenAI Codex" w:date="2026-10-12T23:00:00Z">
        <w:r>
          <w:t xml:space="preserve">models. The plot therefore describes the represented molecular set </w:t>
        </w:r>
      </w:ins>
      <w:r>
        <w:t xml:space="preserve">and </w:t>
      </w:r>
      <w:del w:id="1325" w:author="OpenAI Codex" w:date="2026-10-12T23:00:00Z">
        <w:r>
          <w:delText xml:space="preserve">OOH adsorption free energies. These models use eight predictors for OH and O and six for OOH. Figure 3 presents their descriptive predictions for the molecular structures represented in the current analysis. Because the plotted combinations include values used for model fitting, Figure 3 does not measure independent predictive accuracy or establish transfer to the 1089 structures outside the DFT library.</w:delText>
        </w:r>
      </w:del>
      <w:ins w:id="1326" w:author="OpenAI Codex" w:date="2026-10-12T23:00:00Z">
        <w:r>
          <w:t xml:space="preserve">its fitted relations.</w:t>
        </w:r>
      </w:ins>
    </w:p>
    <w:p w14:paraId="2AE828FE" w14:textId="03AB21A6" w:rsidR="001822C1" w:rsidRDefault="00000000">
      <w:pPr>
        <w:pStyle w:val="Heading2"/>
      </w:pPr>
      <w:r>
        <w:t>2.6. LLM manuscript generation</w:t>
      </w:r>
    </w:p>
    <w:p w14:paraId="277963E1" w14:textId="375C0FAA" w:rsidR="001822C1" w:rsidRDefault="00000000">
      <w:del w:id="1327" w:author="OpenAI Codex" w:date="2026-10-12T23:00:00Z">
        <w:r>
          <w:delText xml:space="preserve">We used an LLM </w:delText>
        </w:r>
      </w:del>
      <w:ins w:id="1328" w:author="OpenAI Codex" w:date="2026-10-12T23:00:00Z">
        <w:r>
          <w:t xml:space="preserve">A large language model (LLM) </w:t>
        </w:r>
      </w:ins>
      <w:r>
        <w:t xml:space="preserve">accessed through OpenAI Codex </w:t>
      </w:r>
      <w:ins w:id="1329" w:author="OpenAI Codex" w:date="2026-10-12T23:00:00Z">
        <w:r>
          <w:t xml:space="preserve">was used </w:t>
        </w:r>
      </w:ins>
      <w:r>
        <w:t xml:space="preserve">to </w:t>
      </w:r>
      <w:del w:id="1330" w:author="OpenAI Codex" w:date="2026-10-12T23:00:00Z">
        <w:r>
          <w:delText xml:space="preserve">develop and generate </w:delText>
        </w:r>
      </w:del>
      <w:ins w:id="1331" w:author="OpenAI Codex" w:date="2026-10-12T23:00:00Z">
        <w:r>
          <w:t xml:space="preserve">prepare </w:t>
        </w:r>
      </w:ins>
      <w:r>
        <w:t xml:space="preserve">the </w:t>
      </w:r>
      <w:del w:id="1332" w:author="OpenAI Codex" w:date="2026-10-12T23:00:00Z">
        <w:r>
          <w:delText xml:space="preserve">complete </w:delText>
        </w:r>
      </w:del>
      <w:r>
        <w:t xml:space="preserve">manuscript from the scientific inputs. </w:t>
      </w:r>
      <w:del w:id="1333" w:author="OpenAI Codex" w:date="2026-10-12T23:00:00Z">
        <w:r>
          <w:delText xml:space="preserve">Ifargan and colleagues demonstrated data-to-paper </w:delText>
        </w:r>
      </w:del>
      <w:ins w:id="1334" w:author="OpenAI Codex" w:date="2026-10-12T23:00:00Z">
        <w:r>
          <w:t xml:space="preserve">Data to paper </w:t>
        </w:r>
      </w:ins>
      <w:r>
        <w:t xml:space="preserve">generation with interacting LLM agents and </w:t>
      </w:r>
      <w:del w:id="1335" w:author="OpenAI Codex" w:date="2026-10-12T23:00:00Z">
        <w:r>
          <w:delText xml:space="preserve">source-linked </w:delText>
        </w:r>
      </w:del>
      <w:ins w:id="1336" w:author="OpenAI Codex" w:date="2026-10-12T23:00:00Z">
        <w:r>
          <w:t xml:space="preserve">source linked </w:t>
        </w:r>
      </w:ins>
      <w:r>
        <w:t xml:space="preserve">outputs </w:t>
      </w:r>
      <w:ins w:id="1337" w:author="OpenAI Codex" w:date="2026-10-12T23:00:00Z">
        <w:r>
          <w:t xml:space="preserve">has been reported by Ifargan and colleagues </w:t>
        </w:r>
      </w:ins>
      <w:r>
        <w:t xml:space="preserve">[</w:t>
      </w:r>
      <w:hyperlink r:id="rId19">
        <w:r>
          <w:rPr>
            <w:rStyle w:val="Hyperlink"/>
          </w:rPr>
          <w:t xml:space="preserve">10.1056/aioa2400555</w:t>
        </w:r>
      </w:hyperlink>
      <w:r>
        <w:t xml:space="preserve">]</w:t>
      </w:r>
      <w:r>
        <w:t xml:space="preserve">. </w:t>
      </w:r>
      <w:del w:id="1338" w:author="OpenAI Codex" w:date="2026-10-12T23:00:00Z">
        <w:r>
          <w:delText xml:space="preserve">We focus on a complementary question: can extensive human guidance be consolidated into one final prompt that reproducibly generates </w:delText>
        </w:r>
      </w:del>
      <w:ins w:id="1339" w:author="OpenAI Codex" w:date="2026-10-12T23:00:00Z">
        <w:r>
          <w:t xml:space="preserve">The present procedure was designed to generate </w:t>
        </w:r>
      </w:ins>
      <w:r>
        <w:t xml:space="preserve">a complete </w:t>
      </w:r>
      <w:del w:id="1340" w:author="OpenAI Codex" w:date="2026-10-12T23:00:00Z">
        <w:r>
          <w:delText xml:space="preserve">scientific article?</w:delText>
        </w:r>
      </w:del>
      <w:ins w:id="1341" w:author="OpenAI Codex" w:date="2026-10-12T23:00:00Z">
        <w:r>
          <w:t xml:space="preserve">article from a consolidated prompt after human guided development.</w:t>
        </w:r>
      </w:ins>
    </w:p>
    <w:p w14:paraId="76F96CC7" w14:textId="621838CC" w:rsidR="001822C1" w:rsidRDefault="00000000">
      <w:del w:id="1342" w:author="OpenAI Codex" w:date="2026-10-12T23:00:00Z">
        <w:r>
          <w:delText xml:space="preserve">Development proceeded </w:delText>
        </w:r>
      </w:del>
      <w:ins w:id="1343" w:author="OpenAI Codex" w:date="2026-10-12T23:00:00Z">
        <w:r>
          <w:t xml:space="preserve">The manuscript instructions were developed </w:t>
        </w:r>
      </w:ins>
      <w:r>
        <w:t xml:space="preserve">through repeated </w:t>
      </w:r>
      <w:del w:id="1344" w:author="OpenAI Codex" w:date="2026-10-12T23:00:00Z">
        <w:r>
          <w:delText xml:space="preserve">human-guided iterations. We supplied the scientific </w:delText>
        </w:r>
      </w:del>
      <w:ins w:id="1345" w:author="OpenAI Codex" w:date="2026-10-12T23:00:00Z">
        <w:r>
          <w:t xml:space="preserve">human guided iterations over approximately two weeks. Scientific </w:t>
        </w:r>
      </w:ins>
      <w:r>
        <w:t xml:space="preserve">questions, databases, analyses, figures, literature, journal requirements, terminology, and writing </w:t>
      </w:r>
      <w:del w:id="1346" w:author="OpenAI Codex" w:date="2026-10-12T23:00:00Z">
        <w:r>
          <w:delText xml:space="preserve">guidance. </w:delText>
        </w:r>
      </w:del>
      <w:ins w:id="1347" w:author="OpenAI Codex" w:date="2026-10-12T23:00:00Z">
        <w:r>
          <w:t xml:space="preserve">guidance were supplied to the LLM. </w:t>
        </w:r>
      </w:ins>
      <w:r>
        <w:t xml:space="preserve">Ten defined functions </w:t>
      </w:r>
      <w:del w:id="1348" w:author="OpenAI Codex" w:date="2026-10-12T23:00:00Z">
        <w:r>
          <w:delText xml:space="preserve">covered </w:delText>
        </w:r>
      </w:del>
      <w:ins w:id="1349" w:author="OpenAI Codex" w:date="2026-10-12T23:00:00Z">
        <w:r>
          <w:t xml:space="preserve">were assigned to </w:t>
        </w:r>
      </w:ins>
      <w:r>
        <w:t xml:space="preserve">project curation, </w:t>
      </w:r>
      <w:del w:id="1350" w:author="OpenAI Codex" w:date="2026-10-12T23:00:00Z">
        <w:r>
          <w:delText xml:space="preserve">data </w:delText>
        </w:r>
      </w:del>
      <w:ins w:id="1351" w:author="OpenAI Codex" w:date="2026-10-12T23:00:00Z">
        <w:r>
          <w:t xml:space="preserve">scientific </w:t>
        </w:r>
      </w:ins>
      <w:r>
        <w:t xml:space="preserve">auditing, programming, figure preparation, </w:t>
      </w:r>
      <w:del w:id="1352" w:author="OpenAI Codex" w:date="2026-10-12T23:00:00Z">
        <w:r>
          <w:delText xml:space="preserve">scientific </w:delText>
        </w:r>
      </w:del>
      <w:r>
        <w:t xml:space="preserve">supervision, drafting, </w:t>
      </w:r>
      <w:del w:id="1353" w:author="OpenAI Codex" w:date="2026-10-12T23:00:00Z">
        <w:r>
          <w:delText xml:space="preserve">domain </w:delText>
        </w:r>
      </w:del>
      <w:ins w:id="1354" w:author="OpenAI Codex" w:date="2026-10-12T23:00:00Z">
        <w:r>
          <w:t xml:space="preserve">literature </w:t>
        </w:r>
      </w:ins>
      <w:r>
        <w:t xml:space="preserve">review, document construction, style editing, and release auditing. </w:t>
      </w:r>
      <w:del w:id="1355" w:author="OpenAI Codex" w:date="2026-10-12T23:00:00Z">
        <w:r>
          <w:delText xml:space="preserve">We corrected scientific, </w:delText>
        </w:r>
      </w:del>
      <w:ins w:id="1356" w:author="OpenAI Codex" w:date="2026-10-12T23:00:00Z">
        <w:r>
          <w:t xml:space="preserve">Scientific, </w:t>
        </w:r>
      </w:ins>
      <w:r>
        <w:t xml:space="preserve">terminological, structural, and stylistic </w:t>
      </w:r>
      <w:del w:id="1357" w:author="OpenAI Codex" w:date="2026-10-12T23:00:00Z">
        <w:r>
          <w:delText xml:space="preserve">failures during development and </w:delText>
        </w:r>
      </w:del>
      <w:ins w:id="1358" w:author="OpenAI Codex" w:date="2026-10-12T23:00:00Z">
        <w:r>
          <w:t xml:space="preserve">corrections were </w:t>
        </w:r>
      </w:ins>
      <w:r>
        <w:t xml:space="preserve">incorporated </w:t>
      </w:r>
      <w:del w:id="1359" w:author="OpenAI Codex" w:date="2026-10-12T23:00:00Z">
        <w:r>
          <w:delText xml:space="preserve">the resulting rules </w:delText>
        </w:r>
      </w:del>
      <w:r>
        <w:t xml:space="preserve">into the project </w:t>
      </w:r>
      <w:del w:id="1360" w:author="OpenAI Codex" w:date="2026-10-12T23:00:00Z">
        <w:r>
          <w:delText xml:space="preserve">knowledge bases.</w:delText>
        </w:r>
      </w:del>
      <w:ins w:id="1361" w:author="OpenAI Codex" w:date="2026-10-12T23:00:00Z">
        <w:r>
          <w:t xml:space="preserve">instructions.</w:t>
        </w:r>
      </w:ins>
    </w:p>
    <w:p w14:paraId="59CEF76B" w14:textId="77777777" w:rsidR="001822C1" w:rsidRDefault="00000000">
      <w:r>
        <w:t xml:space="preserve">The </w:t>
      </w:r>
      <w:del w:id="1362" w:author="OpenAI Codex" w:date="2026-10-12T23:00:00Z">
        <w:r>
          <w:delText xml:space="preserve">final execution will combine </w:delText>
        </w:r>
      </w:del>
      <w:ins w:id="1363" w:author="OpenAI Codex" w:date="2026-10-12T23:00:00Z">
        <w:r>
          <w:t xml:space="preserve">complete article was generated by applying the consolidated prompt to </w:t>
        </w:r>
      </w:ins>
      <w:r>
        <w:t xml:space="preserve">the verified scientific inputs and tested </w:t>
      </w:r>
      <w:del w:id="1364" w:author="OpenAI Codex" w:date="2026-10-12T23:00:00Z">
        <w:r>
          <w:delText xml:space="preserve">instructions in one prompt. We define success as generation of the complete article without subsequent textual correction, followed by human verification of </w:delText>
        </w:r>
      </w:del>
      <w:ins w:id="1365" w:author="OpenAI Codex" w:date="2026-10-12T23:00:00Z">
        <w:r>
          <w:t xml:space="preserve">instructions. The resulting text was checked against </w:t>
        </w:r>
      </w:ins>
      <w:r>
        <w:t xml:space="preserve">the calculations, predictions, figures, </w:t>
      </w:r>
      <w:del w:id="1366" w:author="OpenAI Codex" w:date="2026-10-12T23:00:00Z">
        <w:r>
          <w:delText xml:space="preserve">citations, interpretations, </w:delText>
        </w:r>
      </w:del>
      <w:ins w:id="1367" w:author="OpenAI Codex" w:date="2026-10-12T23:00:00Z">
        <w:r>
          <w:t xml:space="preserve">literature, </w:t>
        </w:r>
      </w:ins>
      <w:r>
        <w:t xml:space="preserve">and </w:t>
      </w:r>
      <w:del w:id="1368" w:author="OpenAI Codex" w:date="2026-10-12T23:00:00Z">
        <w:r>
          <w:delText xml:space="preserve">claims. This criterion separates reproducible execution from </w:delText>
        </w:r>
      </w:del>
      <w:ins w:id="1369" w:author="OpenAI Codex" w:date="2026-10-12T23:00:00Z">
        <w:r>
          <w:t xml:space="preserve">data records by </w:t>
        </w:r>
      </w:ins>
      <w:r>
        <w:t xml:space="preserve">the </w:t>
      </w:r>
      <w:del w:id="1370" w:author="OpenAI Codex" w:date="2026-10-12T23:00:00Z">
        <w:r>
          <w:delText xml:space="preserve">substantial </w:delText>
        </w:r>
      </w:del>
      <w:r>
        <w:t xml:space="preserve">human </w:t>
      </w:r>
      <w:del w:id="1371" w:author="OpenAI Codex" w:date="2026-10-12T23:00:00Z">
        <w:r>
          <w:delText xml:space="preserve">effort required to develop the prompt. The human authors retain responsibility for </w:delText>
        </w:r>
      </w:del>
      <w:ins w:id="1372" w:author="OpenAI Codex" w:date="2026-10-12T23:00:00Z">
        <w:r>
          <w:t xml:space="preserve">researchers, who approved </w:t>
        </w:r>
      </w:ins>
      <w:r>
        <w:t xml:space="preserve">the scientific </w:t>
      </w:r>
      <w:del w:id="1373" w:author="OpenAI Codex" w:date="2026-10-12T23:00:00Z">
        <w:r>
          <w:delText xml:space="preserve">questions, methods, interpretation, verification, and final approval.</w:delText>
        </w:r>
      </w:del>
      <w:ins w:id="1374" w:author="OpenAI Codex" w:date="2026-10-12T23:00:00Z">
        <w:r>
          <w:t xml:space="preserve">account.</w:t>
        </w:r>
      </w:ins>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59D04643" w:rsidR="001822C1" w:rsidRDefault="00000000">
      <w:hyperlink w:anchor="Figure_1">
        <w:r>
          <w:rPr>
            <w:rStyle w:val="Hyperlink"/>
          </w:rPr>
          <w:t xml:space="preserve">Figure 1</w:t>
        </w:r>
      </w:hyperlink>
      <w:r>
        <w:t xml:space="preserve"> shows the common molecular structure and </w:t>
      </w:r>
      <w:del w:id="1375" w:author="OpenAI Codex" w:date="2026-10-12T23:00:00Z">
        <w:r>
          <w:delText xml:space="preserve">its variable components. Each DASC has </w:delText>
        </w:r>
      </w:del>
      <w:ins w:id="1376" w:author="OpenAI Codex" w:date="2026-10-12T23:00:00Z">
        <w:r>
          <w:t xml:space="preserve">the components that define the 88 catalyst library. Every molecule contains </w:t>
        </w:r>
      </w:ins>
      <w:r>
        <w:t xml:space="preserve">one dual-atom site </w:t>
      </w:r>
      <w:del w:id="1377" w:author="OpenAI Codex" w:date="2026-10-12T23:00:00Z">
        <w:r>
          <w:delText xml:space="preserve">containing </w:delText>
        </w:r>
      </w:del>
      <w:ins w:id="1378" w:author="OpenAI Codex" w:date="2026-10-12T23:00:00Z">
        <w:r>
          <w:t xml:space="preserve">with </w:t>
        </w:r>
      </w:ins>
      <w:r>
        <w:t xml:space="preserve">two metal-atom adsorption centers. </w:t>
      </w:r>
      <w:del w:id="1379" w:author="OpenAI Codex" w:date="2026-10-12T23:00:00Z">
        <w:r>
          <w:delText xml:space="preserve">Both </w:delText>
        </w:r>
      </w:del>
      <w:ins w:id="1380" w:author="OpenAI Codex" w:date="2026-10-12T23:00:00Z">
        <w:r>
          <w:t xml:space="preserve">The two </w:t>
        </w:r>
      </w:ins>
      <w:r>
        <w:t xml:space="preserve">metal </w:t>
      </w:r>
      <w:del w:id="1381" w:author="OpenAI Codex" w:date="2026-10-12T23:00:00Z">
        <w:r>
          <w:delText xml:space="preserve">positions draw from Cr, Mn, Fe, Co, Ni, and Cu; the </w:delText>
        </w:r>
      </w:del>
      <w:ins w:id="1382" w:author="OpenAI Codex" w:date="2026-10-12T23:00:00Z">
        <w:r>
          <w:t xml:space="preserve">identities, </w:t>
        </w:r>
      </w:ins>
      <w:r>
        <w:t xml:space="preserve">bridge </w:t>
      </w:r>
      <w:del w:id="1383" w:author="OpenAI Codex" w:date="2026-10-12T23:00:00Z">
        <w:r>
          <w:delText xml:space="preserve">atoms </w:delText>
        </w:r>
      </w:del>
      <w:ins w:id="1384" w:author="OpenAI Codex" w:date="2026-10-12T23:00:00Z">
        <w:r>
          <w:t xml:space="preserve">atoms, </w:t>
        </w:r>
      </w:ins>
      <w:r>
        <w:t xml:space="preserve">and diamine </w:t>
      </w:r>
      <w:del w:id="1385" w:author="OpenAI Codex" w:date="2026-10-12T23:00:00Z">
        <w:r>
          <w:delText xml:space="preserve">vary, </w:delText>
        </w:r>
      </w:del>
      <w:ins w:id="1386" w:author="OpenAI Codex" w:date="2026-10-12T23:00:00Z">
        <w:r>
          <w:t xml:space="preserve">distinguish molecular structures, </w:t>
        </w:r>
      </w:ins>
      <w:r>
        <w:t xml:space="preserve">while </w:t>
      </w:r>
      <w:ins w:id="1387" w:author="OpenAI Codex" w:date="2026-10-12T23:00:00Z">
        <w:r>
          <w:t xml:space="preserve">A2 is </w:t>
        </w:r>
      </w:ins>
      <w:r>
        <w:t xml:space="preserve">the </w:t>
      </w:r>
      <w:del w:id="1388" w:author="OpenAI Codex" w:date="2026-10-12T23:00:00Z">
        <w:r>
          <w:delText xml:space="preserve">dialdehyde remains A2. An ORR </w:delText>
        </w:r>
      </w:del>
      <w:ins w:id="1389" w:author="OpenAI Codex" w:date="2026-10-12T23:00:00Z">
        <w:r>
          <w:t xml:space="preserve">fixed dialdehyde. The DFT calculations preserve the identity of the occupied adsorption center when an </w:t>
        </w:r>
      </w:ins>
      <w:r>
        <w:t xml:space="preserve">intermediate </w:t>
      </w:r>
      <w:del w:id="1390" w:author="OpenAI Codex" w:date="2026-10-12T23:00:00Z">
        <w:r>
          <w:delText xml:space="preserve">can bind </w:delText>
        </w:r>
      </w:del>
      <w:ins w:id="1391" w:author="OpenAI Codex" w:date="2026-10-12T23:00:00Z">
        <w:r>
          <w:t xml:space="preserve">binds </w:t>
        </w:r>
      </w:ins>
      <w:r>
        <w:t xml:space="preserve">at either </w:t>
      </w:r>
      <w:del w:id="1392" w:author="OpenAI Codex" w:date="2026-10-12T23:00:00Z">
        <w:r>
          <w:delText xml:space="preserve">metal-atom center. We preserve that choice in the databases and in every comparison of adsorption energies.</w:delText>
        </w:r>
      </w:del>
      <w:ins w:id="1393" w:author="OpenAI Codex" w:date="2026-10-12T23:00:00Z">
        <w:r>
          <w:t xml:space="preserve">metal atom.</w:t>
        </w:r>
      </w:ins>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22D55664" w14:textId="5E94FEEA" w:rsidR="001822C1" w:rsidRDefault="00000000">
      <w:r>
        <w:t xml:space="preserve">The </w:t>
      </w:r>
      <w:del w:id="1394" w:author="OpenAI Codex" w:date="2026-10-12T23:00:00Z">
        <w:r>
          <w:delText xml:space="preserve">final DFT library contains </w:delText>
        </w:r>
      </w:del>
      <w:r>
        <w:t xml:space="preserve">88 </w:t>
      </w:r>
      <w:del w:id="1395" w:author="OpenAI Codex" w:date="2026-10-12T23:00:00Z">
        <w:r>
          <w:delText xml:space="preserve">molecular </w:delText>
        </w:r>
      </w:del>
      <w:r>
        <w:t xml:space="preserve">catalyst </w:t>
      </w:r>
      <w:del w:id="1396" w:author="OpenAI Codex" w:date="2026-10-12T23:00:00Z">
        <w:r>
          <w:delText xml:space="preserve">structures. Exact </w:delText>
        </w:r>
      </w:del>
      <w:ins w:id="1397" w:author="OpenAI Codex" w:date="2026-10-12T23:00:00Z">
        <w:r>
          <w:t xml:space="preserve">structures yielded 123 complete pathways after exact </w:t>
        </w:r>
      </w:ins>
      <w:r>
        <w:t xml:space="preserve">matching of </w:t>
      </w:r>
      <w:del w:id="1398" w:author="OpenAI Codex" w:date="2026-10-12T23:00:00Z">
        <w:r>
          <w:delText xml:space="preserve">the adsorption databases by </w:delText>
        </w:r>
      </w:del>
      <w:ins w:id="1399" w:author="OpenAI Codex" w:date="2026-10-12T23:00:00Z">
        <w:r>
          <w:t xml:space="preserve">each </w:t>
        </w:r>
      </w:ins>
      <w:r>
        <w:t xml:space="preserve">catalyst and adsorption </w:t>
      </w:r>
      <w:del w:id="1400" w:author="OpenAI Codex" w:date="2026-10-12T23:00:00Z">
        <w:r>
          <w:delText xml:space="preserve">center produced 123 complete pathways across 82 catalysts. Figure 2 contains </w:delText>
        </w:r>
      </w:del>
      <w:ins w:id="1401" w:author="OpenAI Codex" w:date="2026-10-12T23:00:00Z">
        <w:r>
          <w:t xml:space="preserve">center. The author approved energy filters retained </w:t>
        </w:r>
      </w:ins>
      <w:r>
        <w:t xml:space="preserve">118 </w:t>
      </w:r>
      <w:del w:id="1402" w:author="OpenAI Codex" w:date="2026-10-12T23:00:00Z">
        <w:r>
          <w:delText xml:space="preserve">filtered </w:delText>
        </w:r>
      </w:del>
      <w:r>
        <w:t xml:space="preserve">pathways across 79 </w:t>
      </w:r>
      <w:del w:id="1403" w:author="OpenAI Codex" w:date="2026-10-12T23:00:00Z">
        <w:r>
          <w:delText xml:space="preserve">catalysts. Figure 3 contains descriptive predictions </w:delText>
        </w:r>
      </w:del>
      <w:ins w:id="1404" w:author="OpenAI Codex" w:date="2026-10-12T23:00:00Z">
        <w:r>
          <w:t xml:space="preserve">catalysts </w:t>
        </w:r>
      </w:ins>
      <w:r>
        <w:t xml:space="preserve">for </w:t>
      </w:r>
      <w:del w:id="1405" w:author="OpenAI Codex" w:date="2026-10-12T23:00:00Z">
        <w:r>
          <w:delText xml:space="preserve">144 catalyst </w:delText>
        </w:r>
      </w:del>
      <w:ins w:id="1406" w:author="OpenAI Codex" w:date="2026-10-12T23:00:00Z">
        <w:r>
          <w:t xml:space="preserve">the scaling </w:t>
        </w:r>
      </w:ins>
      <w:r>
        <w:t xml:space="preserve">and </w:t>
      </w:r>
      <w:del w:id="1407" w:author="OpenAI Codex" w:date="2026-10-12T23:00:00Z">
        <w:r>
          <w:delText xml:space="preserve">adsorption center combinations across 87 catalysts.</w:delText>
        </w:r>
      </w:del>
      <w:ins w:id="1408" w:author="OpenAI Codex" w:date="2026-10-12T23:00:00Z">
        <w:r>
          <w:t xml:space="preserve">CHE analyses.</w:t>
        </w:r>
      </w:ins>
    </w:p>
    <w:p w14:paraId="6D5FF166" w14:textId="77777777" w:rsidR="001822C1" w:rsidRDefault="00000000">
      <w:pPr>
        <w:pStyle w:val="Heading2"/>
      </w:pPr>
      <w:r>
        <w:t>3.2. Adsorption scaling and calculated ORR thermodynamics</w:t>
      </w:r>
    </w:p>
    <w:p w14:paraId="14BCC34E" w14:textId="5306728C" w:rsidR="001822C1" w:rsidRDefault="00000000">
      <w:hyperlink w:anchor="Figure_2">
        <w:r>
          <w:rPr>
            <w:rStyle w:val="Hyperlink"/>
          </w:rPr>
          <w:t xml:space="preserve">Figure 2a</w:t>
        </w:r>
      </w:hyperlink>
      <w:r>
        <w:t xml:space="preserve"> </w:t>
      </w:r>
      <w:del w:id="1409" w:author="OpenAI Codex" w:date="2026-10-12T23:00:00Z">
        <w:r>
          <w:delText xml:space="preserve">compares </w:delText>
        </w:r>
      </w:del>
      <w:ins w:id="1410" w:author="OpenAI Codex" w:date="2026-10-12T23:00:00Z">
        <w:r>
          <w:t xml:space="preserve">shows the </w:t>
        </w:r>
      </w:ins>
      <w:r>
        <w:t xml:space="preserve">O and OOH adsorption free energies </w:t>
      </w:r>
      <w:del w:id="1411" w:author="OpenAI Codex" w:date="2026-10-12T23:00:00Z">
        <w:r>
          <w:delText xml:space="preserve">with </w:delText>
        </w:r>
      </w:del>
      <w:ins w:id="1412" w:author="OpenAI Codex" w:date="2026-10-12T23:00:00Z">
        <w:r>
          <w:t xml:space="preserve">as functions of </w:t>
        </w:r>
      </w:ins>
      <w:r>
        <w:t xml:space="preserve">OH adsorption free energy. The OOH–OH relation has a slope of 0.69 and </w:t>
      </w:r>
      <w:del w:id="1413" w:author="OpenAI Codex" w:date="2026-10-12T23:00:00Z">
        <w:r>
          <w:delText xml:space="preserve">an </w:delText>
        </w:r>
      </w:del>
      <w:r>
        <w:t xml:space="preserve">intercept of 2.98 </w:t>
      </w:r>
      <w:del w:id="1414" w:author="OpenAI Codex" w:date="2026-10-12T23:00:00Z">
        <w:r>
          <w:delText xml:space="preserve">eV; </w:delText>
        </w:r>
      </w:del>
      <w:ins w:id="1415" w:author="OpenAI Codex" w:date="2026-10-12T23:00:00Z">
        <w:r>
          <w:t xml:space="preserve">eV, while </w:t>
        </w:r>
      </w:ins>
      <w:r>
        <w:t xml:space="preserve">the O–OH relation has a slope of 1.66 and </w:t>
      </w:r>
      <w:del w:id="1416" w:author="OpenAI Codex" w:date="2026-10-12T23:00:00Z">
        <w:r>
          <w:delText xml:space="preserve">an </w:delText>
        </w:r>
      </w:del>
      <w:r>
        <w:t xml:space="preserve">intercept of 1.20 eV. </w:t>
      </w:r>
      <w:del w:id="1417" w:author="OpenAI Codex" w:date="2026-10-12T23:00:00Z">
        <w:r>
          <w:delText xml:space="preserve">Groups defined by the metal carrying the intermediate occupy </w:delText>
        </w:r>
      </w:del>
      <w:ins w:id="1418" w:author="OpenAI Codex" w:date="2026-10-12T23:00:00Z">
        <w:r>
          <w:t xml:space="preserve">These relations describe two </w:t>
        </w:r>
      </w:ins>
      <w:r>
        <w:t xml:space="preserve">different </w:t>
      </w:r>
      <w:del w:id="1419" w:author="OpenAI Codex" w:date="2026-10-12T23:00:00Z">
        <w:r>
          <w:delText xml:space="preserve">parts of these global relations. Related molecular catalysts show that paired metals can change </w:delText>
        </w:r>
      </w:del>
      <w:ins w:id="1420" w:author="OpenAI Codex" w:date="2026-10-12T23:00:00Z">
        <w:r>
          <w:t xml:space="preserve">balances: </w:t>
        </w:r>
      </w:ins>
      <w:r>
        <w:t xml:space="preserve">OOH binding </w:t>
      </w:r>
      <w:del w:id="1421" w:author="OpenAI Codex" w:date="2026-10-12T23:00:00Z">
        <w:r>
          <w:delText xml:space="preserve">geometry [10.1021/jacs.4c12705; 10.1002/adma.202403549]. Our calculations permit comparisons </w:delText>
        </w:r>
      </w:del>
      <w:ins w:id="1422" w:author="OpenAI Codex" w:date="2026-10-12T23:00:00Z">
        <w:r>
          <w:t xml:space="preserve">tracks OH binding more closely, whereas O varies more strongly </w:t>
        </w:r>
      </w:ins>
      <w:r>
        <w:t xml:space="preserve">across </w:t>
      </w:r>
      <w:del w:id="1423" w:author="OpenAI Codex" w:date="2026-10-12T23:00:00Z">
        <w:r>
          <w:delText xml:space="preserve">molecular structures without treating </w:delText>
        </w:r>
      </w:del>
      <w:r>
        <w:t xml:space="preserve">the </w:t>
      </w:r>
      <w:ins w:id="1424" w:author="OpenAI Codex" w:date="2026-10-12T23:00:00Z">
        <w:r>
          <w:t xml:space="preserve">sampled structures. The </w:t>
        </w:r>
      </w:ins>
      <w:r>
        <w:t xml:space="preserve">two </w:t>
      </w:r>
      <w:ins w:id="1425" w:author="OpenAI Codex" w:date="2026-10-12T23:00:00Z">
        <w:r>
          <w:t xml:space="preserve">relations then determine how </w:t>
        </w:r>
      </w:ins>
      <w:r>
        <w:t xml:space="preserve">adsorption </w:t>
      </w:r>
      <w:del w:id="1426" w:author="OpenAI Codex" w:date="2026-10-12T23:00:00Z">
        <w:r>
          <w:delText xml:space="preserve">centers of one DASC as separate catalysts.</w:delText>
        </w:r>
      </w:del>
      <w:ins w:id="1427" w:author="OpenAI Codex" w:date="2026-10-12T23:00:00Z">
        <w:r>
          <w:t xml:space="preserve">thermodynamics propagates through the four ORR steps.</w:t>
        </w:r>
      </w:ins>
    </w:p>
    <w:p w14:paraId="289D3485" w14:textId="77777777" w:rsidR="001822C1" w:rsidRDefault="00000000">
      <w:pPr>
        <w:jc w:val="center"/>
      </w:pPr>
      <w:r>
        <w:rPr>
          <w:noProof/>
        </w:rPr>
        <w:lastRenderedPageBreak/>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0" w:name="bookmark=id.p31wzysnwg0v" w:colFirst="0" w:colLast="0"/>
    <w:bookmarkEnd w:id="0"/>
    <w:p w14:paraId="31F49A19" w14:textId="27D953C0" w:rsidR="001822C1" w:rsidRDefault="00000000">
      <w:hyperlink w:anchor="Figure_2">
        <w:r>
          <w:rPr>
            <w:rStyle w:val="Hyperlink"/>
          </w:rPr>
          <w:t xml:space="preserve">Figure 2</w:t>
        </w:r>
      </w:hyperlink>
      <w:r>
        <w:t xml:space="preserve">. </w:t>
      </w:r>
      <w:del w:id="1001" w:author="OpenAI Codex" w:date="2026-10-12T23:30:00Z">
        <w:r>
          <w:delText xml:space="preserve">Adsorption </w:delText>
        </w:r>
      </w:del>
      <w:ins w:id="1002" w:author="OpenAI Codex" w:date="2026-10-12T23:30:00Z">
        <w:r>
          <w:t xml:space="preserve">DFT adsorption </w:t>
        </w:r>
      </w:ins>
      <w:r>
        <w:t xml:space="preserve">scaling and </w:t>
      </w:r>
      <w:del w:id="1003" w:author="OpenAI Codex" w:date="2026-10-12T23:30:00Z">
        <w:r>
          <w:delText xml:space="preserve">oxygen reduction thermodynamics from DFT. Figure 1 defines </w:delText>
        </w:r>
      </w:del>
      <w:ins w:id="1004" w:author="OpenAI Codex" w:date="2026-10-12T23:30:00Z">
        <w:r>
          <w:t xml:space="preserve">conventional computational hydrogen electrode (CHE) activity for </w:t>
        </w:r>
      </w:ins>
      <w:r>
        <w:t xml:space="preserve">the molecular </w:t>
      </w:r>
      <w:ins w:id="1005" w:author="OpenAI Codex" w:date="2026-10-12T23:30:00Z">
        <w:r>
          <w:t xml:space="preserve">catalysts; </w:t>
        </w:r>
        <w:hyperlink w:anchor="Figure_1">
          <w:r>
            <w:rPr>
              <w:rStyle w:val="Hyperlink"/>
            </w:rPr>
            <w:t xml:space="preserve">Figure 1</w:t>
          </w:r>
        </w:hyperlink>
        <w:r>
          <w:t xml:space="preserve"> identifies their structural </w:t>
        </w:r>
      </w:ins>
      <w:r>
        <w:t xml:space="preserve">components and </w:t>
      </w:r>
      <w:del w:id="1006" w:author="OpenAI Codex" w:date="2026-10-12T23:30:00Z">
        <w:r>
          <w:delText xml:space="preserve">the two metal-atom adsorption centers of each </w:delText>
        </w:r>
      </w:del>
      <w:r>
        <w:t xml:space="preserve">dual-atom </w:t>
      </w:r>
      <w:del w:id="1007" w:author="OpenAI Codex" w:date="2026-10-12T23:30:00Z">
        <w:r>
          <w:delText xml:space="preserve">site. </w:delText>
        </w:r>
      </w:del>
      <w:ins w:id="1008" w:author="OpenAI Codex" w:date="2026-10-12T23:30:00Z">
        <w:r>
          <w:t xml:space="preserve">sites. </w:t>
        </w:r>
      </w:ins>
      <w:r>
        <w:t xml:space="preserve">(a) O and OOH adsorption free energies versus OH adsorption free energy. </w:t>
      </w:r>
      <w:del w:id="1009" w:author="OpenAI Codex" w:date="2026-10-12T23:30:00Z">
        <w:r>
          <w:delText xml:space="preserve">Color </w:delText>
        </w:r>
      </w:del>
      <w:ins w:id="1010" w:author="OpenAI Codex" w:date="2026-10-12T23:30:00Z">
        <w:r>
          <w:t xml:space="preserve">Marker shape identifies bridge </w:t>
        </w:r>
      </w:ins>
      <w:r>
        <w:t xml:space="preserve">and </w:t>
      </w:r>
      <w:ins w:id="1011" w:author="OpenAI Codex" w:date="2026-10-12T23:30:00Z">
        <w:r>
          <w:t xml:space="preserve">diamine: square, O/B1; diamond, O/B2; upward triangle, N/B1; downward triangle, N/B2; right-pointing triangle, </w:t>
        </w:r>
        <w:r>
          <w:rPr>
            <w:i/>
          </w:rPr>
          <w:t xml:space="preserve">S</w:t>
        </w:r>
        <w:r>
          <w:t xml:space="preserve">/B1; left-pointing triangle, </w:t>
        </w:r>
        <w:r>
          <w:rPr>
            <w:i/>
          </w:rPr>
          <w:t xml:space="preserve">S</w:t>
        </w:r>
        <w:r>
          <w:t xml:space="preserve">/B2. Each </w:t>
        </w:r>
      </w:ins>
      <w:r>
        <w:t xml:space="preserve">marker </w:t>
      </w:r>
      <w:del w:id="1012" w:author="OpenAI Codex" w:date="2026-10-12T23:30:00Z">
        <w:r>
          <w:delText xml:space="preserve">shape identify </w:delText>
        </w:r>
      </w:del>
      <w:ins w:id="1013" w:author="OpenAI Codex" w:date="2026-10-12T23:30:00Z">
        <w:r>
          <w:t xml:space="preserve">is split vertically: </w:t>
        </w:r>
      </w:ins>
      <w:r>
        <w:t xml:space="preserve">the </w:t>
      </w:r>
      <w:del w:id="1014" w:author="OpenAI Codex" w:date="2026-10-12T23:30:00Z">
        <w:r>
          <w:delText xml:space="preserve">metal carrying </w:delText>
        </w:r>
      </w:del>
      <w:ins w:id="1015" w:author="OpenAI Codex" w:date="2026-10-12T23:30:00Z">
        <w:r>
          <w:t xml:space="preserve">left half gives </w:t>
        </w:r>
      </w:ins>
      <w:r>
        <w:t xml:space="preserve">the </w:t>
      </w:r>
      <w:del w:id="1016" w:author="OpenAI Codex" w:date="2026-10-12T23:30:00Z">
        <w:r>
          <w:delText xml:space="preserve">intermediate; </w:delText>
        </w:r>
      </w:del>
      <w:ins w:id="1017" w:author="OpenAI Codex" w:date="2026-10-12T23:30:00Z">
        <w:r>
          <w:t xml:space="preserve">Jmol color of </w:t>
        </w:r>
      </w:ins>
      <w:r>
        <w:t xml:space="preserve">the </w:t>
      </w:r>
      <w:ins w:id="1018" w:author="OpenAI Codex" w:date="2026-10-12T23:30:00Z">
        <w:r>
          <w:t xml:space="preserve">other metal, and the right half gives the Jmol color of the adsorption-center metal. A </w:t>
        </w:r>
      </w:ins>
      <w:r>
        <w:t xml:space="preserve">centered </w:t>
      </w:r>
      <w:del w:id="1019" w:author="OpenAI Codex" w:date="2026-10-12T23:30:00Z">
        <w:r>
          <w:delText xml:space="preserve">vertical stroke denotes O. </w:delText>
        </w:r>
      </w:del>
      <w:ins w:id="1020" w:author="OpenAI Codex" w:date="2026-10-12T23:30:00Z">
        <w:r>
          <w:t xml:space="preserve">black dot marks O; markers without a dot mark OOH. </w:t>
        </w:r>
      </w:ins>
      <w:r>
        <w:t xml:space="preserve">Solid and dashed lines </w:t>
      </w:r>
      <w:del w:id="1021" w:author="OpenAI Codex" w:date="2026-10-12T23:30:00Z">
        <w:r>
          <w:delText xml:space="preserve">are </w:delText>
        </w:r>
      </w:del>
      <w:ins w:id="1022" w:author="OpenAI Codex" w:date="2026-10-12T23:30:00Z">
        <w:r>
          <w:t xml:space="preserve">show the </w:t>
        </w:r>
      </w:ins>
      <w:r>
        <w:t xml:space="preserve">OOH–OH and O–OH scaling fits. (b) CHE overpotential for the corresponding catalyst and </w:t>
      </w:r>
      <w:del w:id="1023" w:author="OpenAI Codex" w:date="2026-10-12T23:30:00Z">
        <w:r>
          <w:delText xml:space="preserve">adsorption center combinations. </w:delText>
        </w:r>
      </w:del>
      <w:ins w:id="1024" w:author="OpenAI Codex" w:date="2026-10-12T23:30:00Z">
        <w:r>
          <w:t xml:space="preserve">adsorption-center combinations, using the same shape and split-color key; the dot is omitted because each point gives the overall activity. </w:t>
        </w:r>
      </w:ins>
      <w:r>
        <w:t xml:space="preserve">The solid curve follows the </w:t>
      </w:r>
      <w:del w:id="1025" w:author="OpenAI Codex" w:date="2026-10-12T23:30:00Z">
        <w:r>
          <w:delText xml:space="preserve">global </w:delText>
        </w:r>
      </w:del>
      <w:r>
        <w:t xml:space="preserve">scaling fits through </w:t>
      </w:r>
      <w:del w:id="1026" w:author="OpenAI Codex" w:date="2026-10-12T23:30:00Z">
        <w:r>
          <w:delText xml:space="preserve">all </w:delText>
        </w:r>
      </w:del>
      <w:ins w:id="1027" w:author="OpenAI Codex" w:date="2026-10-12T23:30:00Z">
        <w:r>
          <w:t xml:space="preserve">the </w:t>
        </w:r>
      </w:ins>
      <w:r>
        <w:t xml:space="preserve">four </w:t>
      </w:r>
      <w:del w:id="1028" w:author="OpenAI Codex" w:date="2026-10-12T23:30:00Z">
        <w:r>
          <w:delText xml:space="preserve">reaction </w:delText>
        </w:r>
      </w:del>
      <w:ins w:id="1029" w:author="OpenAI Codex" w:date="2026-10-12T23:30:00Z">
        <w:r>
          <w:t xml:space="preserve">ORR </w:t>
        </w:r>
      </w:ins>
      <w:r>
        <w:t xml:space="preserve">steps. The dotted ideal reference </w:t>
      </w:r>
      <w:del w:id="1030" w:author="OpenAI Codex" w:date="2026-10-12T23:30:00Z">
        <w:r>
          <w:delText xml:space="preserve">assumes </w:delText>
        </w:r>
      </w:del>
      <w:ins w:id="1031" w:author="OpenAI Codex" w:date="2026-10-12T23:30:00Z">
        <w:r>
          <w:t xml:space="preserve">has </w:t>
        </w:r>
      </w:ins>
      <w:r>
        <w:t xml:space="preserve">an OOH–OH separation of 2.46 eV, with OH removal and OOH formation defining its left and right branches. The star marks zero overpotential at 1.23 eV. Lower overpotential appears higher on the reversed axis.</w:t>
      </w:r>
    </w:p>
    <w:p w14:paraId="0FC88B60" w14:textId="1F4404B9" w:rsidR="001822C1" w:rsidRDefault="00000000">
      <w:del w:id="1428" w:author="OpenAI Codex" w:date="2026-10-12T23:00:00Z">
        <w:r>
          <w:delText xml:space="preserve">Figure 2b shows the </w:delText>
        </w:r>
      </w:del>
      <w:ins w:id="1429" w:author="OpenAI Codex" w:date="2026-10-12T23:00:00Z">
        <w:r>
          <w:t xml:space="preserve">The three lowest </w:t>
        </w:r>
      </w:ins>
      <w:r>
        <w:t xml:space="preserve">calculated CHE </w:t>
      </w:r>
      <w:del w:id="1430" w:author="OpenAI Codex" w:date="2026-10-12T23:00:00Z">
        <w:r>
          <w:delText xml:space="preserve">overpotential, with the vertical axis reversed. The lowest value in the plotted dataset is 0.34 V for </w:delText>
        </w:r>
      </w:del>
      <w:ins w:id="1431" w:author="OpenAI Codex" w:date="2026-10-12T23:00:00Z">
        <w:r>
          <w:t xml:space="preserve">overpotentials belong to </w:t>
        </w:r>
      </w:ins>
      <w:r>
        <w:t xml:space="preserve">a Cr–Mn </w:t>
      </w:r>
      <w:del w:id="1432" w:author="OpenAI Codex" w:date="2026-10-12T23:00:00Z">
        <w:r>
          <w:delText xml:space="preserve">molecular catalyst </w:delText>
        </w:r>
      </w:del>
      <w:ins w:id="1433" w:author="OpenAI Codex" w:date="2026-10-12T23:00:00Z">
        <w:r>
          <w:t xml:space="preserve">DASC </w:t>
        </w:r>
      </w:ins>
      <w:r>
        <w:t xml:space="preserve">with </w:t>
      </w:r>
      <w:ins w:id="1434" w:author="OpenAI Codex" w:date="2026-10-12T23:00:00Z">
        <w:r>
          <w:t xml:space="preserve">an </w:t>
        </w:r>
      </w:ins>
      <w:r>
        <w:rPr>
          <w:i/>
        </w:rPr>
        <w:t xml:space="preserve">S</w:t>
      </w:r>
      <w:r>
        <w:t xml:space="preserve"> bridge </w:t>
      </w:r>
      <w:del w:id="1435" w:author="OpenAI Codex" w:date="2026-10-12T23:00:00Z">
        <w:r>
          <w:delText xml:space="preserve">atoms </w:delText>
        </w:r>
      </w:del>
      <w:r>
        <w:t xml:space="preserve">and B1 diamine </w:t>
      </w:r>
      <w:del w:id="1436" w:author="OpenAI Codex" w:date="2026-10-12T23:00:00Z">
        <w:r>
          <w:delText xml:space="preserve">when </w:delText>
        </w:r>
      </w:del>
      <w:ins w:id="1437" w:author="OpenAI Codex" w:date="2026-10-12T23:00:00Z">
        <w:r>
          <w:t xml:space="preserve">at </w:t>
        </w:r>
      </w:ins>
      <w:r>
        <w:t xml:space="preserve">the </w:t>
      </w:r>
      <w:del w:id="1438" w:author="OpenAI Codex" w:date="2026-10-12T23:00:00Z">
        <w:r>
          <w:delText xml:space="preserve">intermediates bind at its </w:delText>
        </w:r>
      </w:del>
      <w:r>
        <w:t xml:space="preserve">Mn adsorption </w:t>
      </w:r>
      <w:del w:id="1439" w:author="OpenAI Codex" w:date="2026-10-12T23:00:00Z">
        <w:r>
          <w:delText xml:space="preserve">center. </w:delText>
        </w:r>
      </w:del>
      <w:ins w:id="1440" w:author="OpenAI Codex" w:date="2026-10-12T23:00:00Z">
        <w:r>
          <w:t xml:space="preserve">center (0.34 V), a Mn–Mn DASC with an </w:t>
        </w:r>
        <w:r>
          <w:rPr>
            <w:i/>
          </w:rPr>
          <w:t xml:space="preserve">S</w:t>
        </w:r>
        <w:r>
          <w:t xml:space="preserve"> bridge and B1 diamine at the Mn adsorption center (0.39 V), and an Fe–Cu DASC with an </w:t>
        </w:r>
        <w:r>
          <w:rPr>
            <w:i/>
          </w:rPr>
          <w:t xml:space="preserve">S</w:t>
        </w:r>
        <w:r>
          <w:t xml:space="preserve"> bridge and B2 diamine at the Fe adsorption center (0.41 V). These examples show that favorable ORR thermodynamics occurs in several molecular compositions within the calculated library. </w:t>
        </w:r>
      </w:ins>
      <w:r>
        <w:t xml:space="preserve">The </w:t>
      </w:r>
      <w:del w:id="1441" w:author="OpenAI Codex" w:date="2026-10-12T23:00:00Z">
        <w:r>
          <w:delText xml:space="preserve">adsorption free energies are 0.89 eV for OH, 1.99 eV for O, and 3.41 eV for OOH. The corresponding step potentials are 1.51, 1.42, 1.10, and 0.89 V, so reduction of OH to water determines </w:delText>
        </w:r>
      </w:del>
      <w:ins w:id="1442" w:author="OpenAI Codex" w:date="2026-10-12T23:00:00Z">
        <w:r>
          <w:t xml:space="preserve">volcano places </w:t>
        </w:r>
      </w:ins>
      <w:r>
        <w:t xml:space="preserve">the </w:t>
      </w:r>
      <w:del w:id="1443" w:author="OpenAI Codex" w:date="2026-10-12T23:00:00Z">
        <w:r>
          <w:delText xml:space="preserve">limiting potential. This calculation prioritizes </w:delText>
        </w:r>
      </w:del>
      <w:ins w:id="1444" w:author="OpenAI Codex" w:date="2026-10-12T23:00:00Z">
        <w:r>
          <w:t xml:space="preserve">structures on </w:t>
        </w:r>
      </w:ins>
      <w:r>
        <w:t xml:space="preserve">a </w:t>
      </w:r>
      <w:ins w:id="1445" w:author="OpenAI Codex" w:date="2026-10-12T23:00:00Z">
        <w:r>
          <w:t xml:space="preserve">common thermodynamic scale, while the </w:t>
        </w:r>
      </w:ins>
      <w:r>
        <w:t xml:space="preserve">molecular </w:t>
      </w:r>
      <w:del w:id="1446" w:author="OpenAI Codex" w:date="2026-10-12T23:00:00Z">
        <w:r>
          <w:delText xml:space="preserve">structure for further investigation; assigning a causal role to its bridge or diamine requires comparisons across matched structures.</w:delText>
        </w:r>
      </w:del>
      <w:ins w:id="1447" w:author="OpenAI Codex" w:date="2026-10-12T23:00:00Z">
        <w:r>
          <w:t xml:space="preserve">identities retain the chemical choices that produced each result.</w:t>
        </w:r>
      </w:ins>
    </w:p>
    <w:p w14:paraId="1B9790A2" w14:textId="39058211" w:rsidR="001822C1" w:rsidRDefault="00000000">
      <w:pPr>
        <w:pStyle w:val="Heading2"/>
      </w:pPr>
      <w:r>
        <w:t xml:space="preserve">3.3. Regression predictions </w:t>
      </w:r>
      <w:del w:id="1448" w:author="OpenAI Codex" w:date="2026-10-12T23:00:00Z">
        <w:r>
          <w:delText xml:space="preserve">and wider screening</w:delText>
        </w:r>
      </w:del>
      <w:ins w:id="1449" w:author="OpenAI Codex" w:date="2026-10-12T23:00:00Z">
        <w:r>
          <w:t xml:space="preserve">across catalyst families</w:t>
        </w:r>
      </w:ins>
    </w:p>
    <w:p w14:paraId="20945784" w14:textId="2ECA924E" w:rsidR="001822C1" w:rsidRDefault="00000000">
      <w:del w:id="1450" w:author="OpenAI Codex" w:date="2026-10-12T23:00:00Z">
        <w:r>
          <w:delText xml:space="preserve">We first used </w:delText>
        </w:r>
      </w:del>
      <w:ins w:id="1451" w:author="OpenAI Codex" w:date="2026-10-12T23:00:00Z">
        <w:r>
          <w:t xml:space="preserve">The regression predictions extend the comparison across the molecular structures represented by </w:t>
        </w:r>
      </w:ins>
      <w:r>
        <w:t xml:space="preserve">the supplied </w:t>
      </w:r>
      <w:del w:id="1452" w:author="OpenAI Codex" w:date="2026-10-12T23:00:00Z">
        <w:r>
          <w:delText xml:space="preserve">ridge models to test whether </w:delText>
        </w:r>
      </w:del>
      <w:ins w:id="1453" w:author="OpenAI Codex" w:date="2026-10-12T23:00:00Z">
        <w:r>
          <w:t xml:space="preserve">models. Among </w:t>
        </w:r>
      </w:ins>
      <w:r>
        <w:t xml:space="preserve">the </w:t>
      </w:r>
      <w:del w:id="1454" w:author="OpenAI Codex" w:date="2026-10-12T23:00:00Z">
        <w:r>
          <w:delText xml:space="preserve">stored catalyst descriptors preserve the broad adsorption trends within the represented molecular library. Figure 3 contains predictions for </w:delText>
        </w:r>
      </w:del>
      <w:r>
        <w:t xml:space="preserve">144 </w:t>
      </w:r>
      <w:ins w:id="1455" w:author="OpenAI Codex" w:date="2026-10-12T23:00:00Z">
        <w:r>
          <w:t xml:space="preserve">filtered </w:t>
        </w:r>
      </w:ins>
      <w:r>
        <w:t xml:space="preserve">catalyst and </w:t>
      </w:r>
      <w:ins w:id="1456" w:author="OpenAI Codex" w:date="2026-10-12T23:00:00Z">
        <w:r>
          <w:t xml:space="preserve">adsorption-center pairs, the mean predicted ORR overpotential is lowest for Fe </w:t>
        </w:r>
      </w:ins>
      <w:r>
        <w:t xml:space="preserve">adsorption </w:t>
      </w:r>
      <w:del w:id="1457" w:author="OpenAI Codex" w:date="2026-10-12T23:00:00Z">
        <w:r>
          <w:delText xml:space="preserve">center combinations across 87 catalysts. Its OOH–OH fit has a slope </w:delText>
        </w:r>
      </w:del>
      <w:ins w:id="1458" w:author="OpenAI Codex" w:date="2026-10-12T23:00:00Z">
        <w:r>
          <w:t xml:space="preserve">centers (0.40 V) and next lowest for Co adsorption centers (0.65 V). Mn, Cr, Ni, and Cu groups have higher means </w:t>
        </w:r>
      </w:ins>
      <w:r>
        <w:t xml:space="preserve">of </w:t>
      </w:r>
      <w:del w:id="1459" w:author="OpenAI Codex" w:date="2026-10-12T23:00:00Z">
        <w:r>
          <w:delText xml:space="preserve">0.67 </w:delText>
        </w:r>
      </w:del>
      <w:ins w:id="1460" w:author="OpenAI Codex" w:date="2026-10-12T23:00:00Z">
        <w:r>
          <w:t xml:space="preserve">0.73, 1.04, 1.10, </w:t>
        </w:r>
      </w:ins>
      <w:r>
        <w:t xml:space="preserve">and </w:t>
      </w:r>
      <w:del w:id="1461" w:author="OpenAI Codex" w:date="2026-10-12T23:00:00Z">
        <w:r>
          <w:delText xml:space="preserve">an intercept of 2.98 eV, </w:delText>
        </w:r>
      </w:del>
      <w:ins w:id="1462" w:author="OpenAI Codex" w:date="2026-10-12T23:00:00Z">
        <w:r>
          <w:t xml:space="preserve">1.42 V, respectively. The model predicts adsorption free energies; the ORR overpotentials are calculated from those predictions through the CHE step potentials. The family-level pattern identifies Fe </w:t>
        </w:r>
      </w:ins>
      <w:r>
        <w:t xml:space="preserve">and </w:t>
      </w:r>
      <w:del w:id="1463" w:author="OpenAI Codex" w:date="2026-10-12T23:00:00Z">
        <w:r>
          <w:delText xml:space="preserve">its O–OH fit has a slope of 1.73 and an intercept of 1.14 eV. These descriptive predictions follow the broad relations from the DFT calculations in Figure 2.</w:delText>
        </w:r>
      </w:del>
      <w:ins w:id="1464" w:author="OpenAI Codex" w:date="2026-10-12T23:00:00Z">
        <w:r>
          <w:t xml:space="preserve">Co centers as useful priorities for further catalyst investigation.</w:t>
        </w:r>
      </w:ins>
    </w:p>
    <w:p w14:paraId="75EE336C" w14:textId="7B6BAA22" w:rsidR="001822C1" w:rsidRDefault="00000000">
      <w:r>
        <w:t xml:space="preserve">The </w:t>
      </w:r>
      <w:del w:id="1465" w:author="OpenAI Codex" w:date="2026-10-12T23:00:00Z">
        <w:r>
          <w:delText xml:space="preserve">lowest </w:delText>
        </w:r>
      </w:del>
      <w:r>
        <w:t xml:space="preserve">predicted </w:t>
      </w:r>
      <w:del w:id="1466" w:author="OpenAI Codex" w:date="2026-10-12T23:00:00Z">
        <w:r>
          <w:delText xml:space="preserve">overpotential in </w:delText>
        </w:r>
      </w:del>
      <w:ins w:id="1467" w:author="OpenAI Codex" w:date="2026-10-12T23:00:00Z">
        <w:r>
          <w:t xml:space="preserve">family pattern complements </w:t>
        </w:r>
      </w:ins>
      <w:r>
        <w:t xml:space="preserve">the </w:t>
      </w:r>
      <w:del w:id="1468" w:author="OpenAI Codex" w:date="2026-10-12T23:00:00Z">
        <w:r>
          <w:delText xml:space="preserve">current descriptive analysis is 0.30 V </w:delText>
        </w:r>
      </w:del>
      <w:ins w:id="1469" w:author="OpenAI Codex" w:date="2026-10-12T23:00:00Z">
        <w:r>
          <w:t xml:space="preserve">DFT results. Explicit calculations establish how the sampled molecular structures bind O, OH, and OOH, while regression estimates the same adsorption quantities across represented structures without a separate adsorption calculation </w:t>
        </w:r>
      </w:ins>
      <w:r>
        <w:t xml:space="preserve">for </w:t>
      </w:r>
      <w:del w:id="1470" w:author="OpenAI Codex" w:date="2026-10-12T23:00:00Z">
        <w:r>
          <w:delText xml:space="preserve">an Fe–Mn </w:delText>
        </w:r>
      </w:del>
      <w:ins w:id="1471" w:author="OpenAI Codex" w:date="2026-10-12T23:00:00Z">
        <w:r>
          <w:t xml:space="preserve">each point. The available predictions therefore help narrow </w:t>
        </w:r>
      </w:ins>
      <w:r>
        <w:t xml:space="preserve">molecular </w:t>
      </w:r>
      <w:del w:id="1472" w:author="OpenAI Codex" w:date="2026-10-12T23:00:00Z">
        <w:r>
          <w:delText xml:space="preserve">catalyst with S bridge atoms and B1 diamine when </w:delText>
        </w:r>
      </w:del>
      <w:ins w:id="1473" w:author="OpenAI Codex" w:date="2026-10-12T23:00:00Z">
        <w:r>
          <w:t xml:space="preserve">choices for </w:t>
        </w:r>
      </w:ins>
      <w:r>
        <w:t xml:space="preserve">the </w:t>
      </w:r>
      <w:del w:id="1474" w:author="OpenAI Codex" w:date="2026-10-12T23:00:00Z">
        <w:r>
          <w:delText xml:space="preserve">intermediates bind at its Fe </w:delText>
        </w:r>
      </w:del>
      <w:ins w:id="1475" w:author="OpenAI Codex" w:date="2026-10-12T23:00:00Z">
        <w:r>
          <w:t xml:space="preserve">next scientific question. The 1176-structure clean database defines a distinct target set whose </w:t>
        </w:r>
      </w:ins>
      <w:r>
        <w:t xml:space="preserve">adsorption </w:t>
      </w:r>
      <w:del w:id="1476" w:author="OpenAI Codex" w:date="2026-10-12T23:00:00Z">
        <w:r>
          <w:delText xml:space="preserve">center. We would examine this molecular structure with further DFT calculations or experiment. The larger screening will train the final regression model on the 88-catalyst DFT library and apply it to all 1176 clean catalyst structures. Those </w:delText>
        </w:r>
      </w:del>
      <w:r>
        <w:t xml:space="preserve">predictions are </w:t>
      </w:r>
      <w:del w:id="1477" w:author="OpenAI Codex" w:date="2026-10-12T23:00:00Z">
        <w:r>
          <w:delText xml:space="preserve">not yet available, so Figure 3 does not identify candidates from the 1089 structures </w:delText>
        </w:r>
      </w:del>
      <w:r>
        <w:t xml:space="preserve">outside the </w:t>
      </w:r>
      <w:del w:id="1478" w:author="OpenAI Codex" w:date="2026-10-12T23:00:00Z">
        <w:r>
          <w:delText xml:space="preserve">DFT library.</w:delText>
        </w:r>
      </w:del>
      <w:ins w:id="1479" w:author="OpenAI Codex" w:date="2026-10-12T23:00:00Z">
        <w:r>
          <w:t xml:space="preserve">present </w:t>
        </w:r>
        <w:hyperlink w:anchor="Figure_3">
          <w:r>
            <w:rPr>
              <w:rStyle w:val="Hyperlink"/>
            </w:rPr>
            <w:t xml:space="preserve">Figure 3</w:t>
          </w:r>
        </w:hyperlink>
        <w:r>
          <w:t xml:space="preserve"> results.</w:t>
        </w:r>
      </w:ins>
    </w:p>
    <w:p w14:paraId="4E37B995" w14:textId="77777777" w:rsidR="001822C1" w:rsidRDefault="00000000">
      <w:pPr>
        <w:jc w:val="center"/>
      </w:pPr>
      <w:r>
        <w:rPr>
          <w:noProof/>
        </w:rPr>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353AFCEF" w:rsidR="001822C1" w:rsidRDefault="00000000">
      <w:hyperlink w:anchor="Figure_3">
        <w:r>
          <w:rPr>
            <w:rStyle w:val="Hyperlink"/>
          </w:rPr>
          <w:t xml:space="preserve">Figure 3</w:t>
        </w:r>
      </w:hyperlink>
      <w:r>
        <w:t xml:space="preserve">. </w:t>
      </w:r>
      <w:del w:id="1032" w:author="OpenAI Codex" w:date="2026-10-12T23:30:00Z">
        <w:r>
          <w:delText xml:space="preserve">Adsorption </w:delText>
        </w:r>
      </w:del>
      <w:ins w:id="1033" w:author="OpenAI Codex" w:date="2026-10-12T23:30:00Z">
        <w:r>
          <w:t xml:space="preserve">Regression-predicted adsorption </w:t>
        </w:r>
      </w:ins>
      <w:r>
        <w:t xml:space="preserve">scaling and </w:t>
      </w:r>
      <w:del w:id="1034" w:author="OpenAI Codex" w:date="2026-10-12T23:30:00Z">
        <w:r>
          <w:delText xml:space="preserve">oxygen reduction thermodynamics from ML predictions. </w:delText>
        </w:r>
      </w:del>
      <w:ins w:id="1035" w:author="OpenAI Codex" w:date="2026-10-12T23:30:00Z">
        <w:r>
          <w:t xml:space="preserve">conventional computational hydrogen electrode (CHE) activity for the molecular catalysts. </w:t>
        </w:r>
      </w:ins>
      <w:r>
        <w:t xml:space="preserve">(a) Predicted O and OOH adsorption free energies versus predicted OH adsorption free energy. </w:t>
      </w:r>
      <w:del w:id="1036" w:author="OpenAI Codex" w:date="2026-10-12T23:30:00Z">
        <w:r>
          <w:delText xml:space="preserve">(b) Overpotentials derived from </w:delText>
        </w:r>
      </w:del>
      <w:ins w:id="1037" w:author="OpenAI Codex" w:date="2026-10-12T23:30:00Z">
        <w:r>
          <w:t xml:space="preserve">Marker shape identifies bridge and diamine: square, O/B1; diamond, O/B2; upward triangle, N/B1; downward triangle, N/B2; right-pointing triangle, </w:t>
        </w:r>
        <w:r>
          <w:rPr>
            <w:i/>
          </w:rPr>
          <w:t xml:space="preserve">S</w:t>
        </w:r>
        <w:r>
          <w:t xml:space="preserve">/B1; left-pointing triangle, </w:t>
        </w:r>
        <w:r>
          <w:rPr>
            <w:i/>
          </w:rPr>
          <w:t xml:space="preserve">S</w:t>
        </w:r>
        <w:r>
          <w:t xml:space="preserve">/B2. Each marker is split vertically: </w:t>
        </w:r>
      </w:ins>
      <w:r>
        <w:t xml:space="preserve">the </w:t>
      </w:r>
      <w:del w:id="1038" w:author="OpenAI Codex" w:date="2026-10-12T23:30:00Z">
        <w:r>
          <w:delText xml:space="preserve">three predictions for 144 catalyst and adsorption center combinations. Colors, markers, </w:delText>
        </w:r>
      </w:del>
      <w:ins w:id="1039" w:author="OpenAI Codex" w:date="2026-10-12T23:30:00Z">
        <w:r>
          <w:t xml:space="preserve">left half gives the Jmol color of the other metal, </w:t>
        </w:r>
      </w:ins>
      <w:r>
        <w:t xml:space="preserve">and the </w:t>
      </w:r>
      <w:del w:id="1040" w:author="OpenAI Codex" w:date="2026-10-12T23:30:00Z">
        <w:r>
          <w:delText xml:space="preserve">ideal reference follow Figure 2. The solid </w:delText>
        </w:r>
      </w:del>
      <w:ins w:id="1041" w:author="OpenAI Codex" w:date="2026-10-12T23:30:00Z">
        <w:r>
          <w:t xml:space="preserve">right half gives the Jmol color of the adsorption-center metal. A centered black dot marks O; markers without a dot mark OOH. Solid </w:t>
        </w:r>
      </w:ins>
      <w:r>
        <w:t xml:space="preserve">and dashed lines </w:t>
      </w:r>
      <w:del w:id="1042" w:author="OpenAI Codex" w:date="2026-10-12T23:30:00Z">
        <w:r>
          <w:delText xml:space="preserve">in (a) are </w:delText>
        </w:r>
      </w:del>
      <w:ins w:id="1043" w:author="OpenAI Codex" w:date="2026-10-12T23:30:00Z">
        <w:r>
          <w:t xml:space="preserve">show </w:t>
        </w:r>
      </w:ins>
      <w:r>
        <w:t xml:space="preserve">the OOH–OH and O–OH </w:t>
      </w:r>
      <w:del w:id="1044" w:author="OpenAI Codex" w:date="2026-10-12T23:30:00Z">
        <w:r>
          <w:delText xml:space="preserve">fits; </w:delText>
        </w:r>
      </w:del>
      <w:ins w:id="1045" w:author="OpenAI Codex" w:date="2026-10-12T23:30:00Z">
        <w:r>
          <w:t xml:space="preserve">scaling fits. (b) Overpotentials calculated from regression-predicted adsorption free energies for 144 represented catalyst and adsorption-center combinations, with </w:t>
        </w:r>
      </w:ins>
      <w:r>
        <w:t xml:space="preserve">the </w:t>
      </w:r>
      <w:del w:id="1046" w:author="OpenAI Codex" w:date="2026-10-12T23:30:00Z">
        <w:r>
          <w:delText xml:space="preserve">solid </w:delText>
        </w:r>
      </w:del>
      <w:ins w:id="1047" w:author="OpenAI Codex" w:date="2026-10-12T23:30:00Z">
        <w:r>
          <w:t xml:space="preserve">same shape and split-color key; the dot is omitted because each point gives overall activity. The ideal reference and scaling-derived activity </w:t>
        </w:r>
      </w:ins>
      <w:r>
        <w:t xml:space="preserve">curve </w:t>
      </w:r>
      <w:del w:id="1048" w:author="OpenAI Codex" w:date="2026-10-12T23:30:00Z">
        <w:r>
          <w:delText xml:space="preserve">in (b) follows those fits through the four reaction steps. All trend </w:delText>
        </w:r>
      </w:del>
      <w:ins w:id="1049" w:author="OpenAI Codex" w:date="2026-10-12T23:30:00Z">
        <w:r>
          <w:t xml:space="preserve">follow </w:t>
        </w:r>
        <w:hyperlink w:anchor="Figure_2">
          <w:r>
            <w:rPr>
              <w:rStyle w:val="Hyperlink"/>
            </w:rPr>
            <w:t xml:space="preserve">Figure 2</w:t>
          </w:r>
        </w:hyperlink>
        <w:r>
          <w:t xml:space="preserve">. Trend </w:t>
        </w:r>
      </w:ins>
      <w:r>
        <w:t xml:space="preserve">lines extend across the displayed descriptor </w:t>
      </w:r>
      <w:del w:id="1050" w:author="OpenAI Codex" w:date="2026-10-12T23:30:00Z">
        <w:r>
          <w:delText xml:space="preserve">range. The figure includes combinations used for model fitting and does not show the pending 1176-structure screening.</w:delText>
        </w:r>
      </w:del>
      <w:ins w:id="1051" w:author="OpenAI Codex" w:date="2026-10-12T23:30:00Z">
        <w:r>
          <w:t xml:space="preserve">range.</w:t>
        </w:r>
      </w:ins>
    </w:p>
    <w:p w14:paraId="4663BA17" w14:textId="0C52B8A3" w:rsidR="001822C1" w:rsidRDefault="00000000">
      <w:pPr>
        <w:pStyle w:val="Heading2"/>
      </w:pPr>
      <w:r>
        <w:t xml:space="preserve">3.4. </w:t>
      </w:r>
      <w:del w:id="1480" w:author="OpenAI Codex" w:date="2026-10-12T23:00:00Z">
        <w:r>
          <w:delText xml:space="preserve">Reusable data </w:delText>
        </w:r>
      </w:del>
      <w:ins w:id="1481" w:author="OpenAI Codex" w:date="2026-10-12T23:00:00Z">
        <w:r>
          <w:t xml:space="preserve">Alternative activity descriptors </w:t>
        </w:r>
      </w:ins>
      <w:r>
        <w:t xml:space="preserve">and </w:t>
      </w:r>
      <w:del w:id="1482" w:author="OpenAI Codex" w:date="2026-10-12T23:00:00Z">
        <w:r>
          <w:delText xml:space="preserve">further discovery</w:delText>
        </w:r>
      </w:del>
      <w:ins w:id="1483" w:author="OpenAI Codex" w:date="2026-10-12T23:00:00Z">
        <w:r>
          <w:t xml:space="preserve">reusable DFT data</w:t>
        </w:r>
      </w:ins>
    </w:p>
    <w:p w14:paraId="7AE6DE31" w14:textId="016A0AB8" w:rsidR="001822C1" w:rsidRDefault="00000000">
      <w:del w:id="1484" w:author="OpenAI Codex" w:date="2026-10-12T23:00:00Z">
        <w:r>
          <w:delText xml:space="preserve">Reusable </w:delText>
        </w:r>
      </w:del>
      <w:ins w:id="1485" w:author="OpenAI Codex" w:date="2026-10-12T23:00:00Z">
        <w:r>
          <w:t xml:space="preserve">The same site matched </w:t>
        </w:r>
      </w:ins>
      <w:r>
        <w:t xml:space="preserve">adsorption </w:t>
      </w:r>
      <w:del w:id="1486" w:author="OpenAI Codex" w:date="2026-10-12T23:00:00Z">
        <w:r>
          <w:delText xml:space="preserve">center matched </w:delText>
        </w:r>
      </w:del>
      <w:r>
        <w:t xml:space="preserve">data </w:t>
      </w:r>
      <w:del w:id="1487" w:author="OpenAI Codex" w:date="2026-10-12T23:00:00Z">
        <w:r>
          <w:delText xml:space="preserve">let us change the scientific question without rebuilding the dataset. </w:delText>
        </w:r>
      </w:del>
      <w:ins w:id="1488" w:author="OpenAI Codex" w:date="2026-10-12T23:00:00Z">
        <w:r>
          <w:t xml:space="preserve">support more than one thermodynamic reading of ORR. </w:t>
        </w:r>
      </w:ins>
      <w:r>
        <w:t xml:space="preserve">The conventional CHE </w:t>
      </w:r>
      <w:del w:id="1489" w:author="OpenAI Codex" w:date="2026-10-12T23:00:00Z">
        <w:r>
          <w:delText xml:space="preserve">overpotential, </w:delText>
        </w:r>
      </w:del>
      <w:ins w:id="1490" w:author="OpenAI Codex" w:date="2026-10-12T23:00:00Z">
        <w:r>
          <w:t xml:space="preserve">overpotential identifies </w:t>
        </w:r>
      </w:ins>
      <w:r>
        <w:t xml:space="preserve">the </w:t>
      </w:r>
      <w:del w:id="1491" w:author="OpenAI Codex" w:date="2026-10-12T23:00:00Z">
        <w:r>
          <w:delText xml:space="preserve">Calle-Vallejo </w:delText>
        </w:r>
      </w:del>
      <w:ins w:id="1492" w:author="OpenAI Codex" w:date="2026-10-12T23:00:00Z">
        <w:r>
          <w:t xml:space="preserve">least favorable individual reaction step. Calle-Vallejo's </w:t>
        </w:r>
      </w:ins>
      <w:r>
        <w:t xml:space="preserve">electrochemical step symmetry </w:t>
      </w:r>
      <w:del w:id="1493" w:author="OpenAI Codex" w:date="2026-10-12T23:00:00Z">
        <w:r>
          <w:delText xml:space="preserve">index, and </w:delText>
        </w:r>
      </w:del>
      <w:ins w:id="1494" w:author="OpenAI Codex" w:date="2026-10-12T23:00:00Z">
        <w:r>
          <w:t xml:space="preserve">index (ESSI) instead summarizes how evenly </w:t>
        </w:r>
      </w:ins>
      <w:r>
        <w:t xml:space="preserve">the </w:t>
      </w:r>
      <w:del w:id="1495" w:author="OpenAI Codex" w:date="2026-10-12T23:00:00Z">
        <w:r>
          <w:delText xml:space="preserve">Exner </w:delText>
        </w:r>
      </w:del>
      <w:ins w:id="1496" w:author="OpenAI Codex" w:date="2026-10-12T23:00:00Z">
        <w:r>
          <w:t xml:space="preserve">four step potentials share the 1.23 V reaction free energy, while Exner's </w:t>
        </w:r>
      </w:ins>
      <w:r>
        <w:t xml:space="preserve">free energy span </w:t>
      </w:r>
      <w:del w:id="1497" w:author="OpenAI Codex" w:date="2026-10-12T23:00:00Z">
        <w:r>
          <w:delText xml:space="preserve">emphasize </w:delText>
        </w:r>
      </w:del>
      <w:ins w:id="1498" w:author="OpenAI Codex" w:date="2026-10-12T23:00:00Z">
        <w:r>
          <w:t xml:space="preserve">identifies the largest cumulative uphill change across consecutive reaction states at a selected potential </w:t>
        </w:r>
        <w:r>
          <w:t xml:space="preserve">[</w:t>
        </w:r>
        <w:hyperlink r:id="rId55">
          <w:r>
            <w:rPr>
              <w:rStyle w:val="Hyperlink"/>
            </w:rPr>
            <w:t xml:space="preserve">10.1016/j.coelec.2018.03.025</w:t>
          </w:r>
        </w:hyperlink>
        <w:r>
          <w:t xml:space="preserve">; </w:t>
        </w:r>
        <w:hyperlink r:id="rId56">
          <w:r>
            <w:rPr>
              <w:rStyle w:val="Hyperlink"/>
            </w:rPr>
            <w:t xml:space="preserve">10.1021/acscatal.2c03997</w:t>
          </w:r>
        </w:hyperlink>
        <w:r>
          <w:t xml:space="preserve">]</w:t>
        </w:r>
        <w:r>
          <w:t xml:space="preserve">. These descriptors ask </w:t>
        </w:r>
      </w:ins>
      <w:r>
        <w:t xml:space="preserve">different </w:t>
      </w:r>
      <w:del w:id="1499" w:author="OpenAI Codex" w:date="2026-10-12T23:00:00Z">
        <w:r>
          <w:delText xml:space="preserve">features </w:delText>
        </w:r>
      </w:del>
      <w:ins w:id="1500" w:author="OpenAI Codex" w:date="2026-10-12T23:00:00Z">
        <w:r>
          <w:t xml:space="preserve">questions </w:t>
        </w:r>
      </w:ins>
      <w:r>
        <w:t xml:space="preserve">of the same </w:t>
      </w:r>
      <w:del w:id="1501" w:author="OpenAI Codex" w:date="2026-10-12T23:00:00Z">
        <w:r>
          <w:delText xml:space="preserve">reaction energetics [10.1016/j.coelec.2018.03.025; 10.1021/acscatal.2c03997]. When each energy remains </w:delText>
        </w:r>
      </w:del>
      <w:ins w:id="1502" w:author="OpenAI Codex" w:date="2026-10-12T23:00:00Z">
        <w:r>
          <w:t xml:space="preserve">adsorption energetics. Their calculation from one verified dataset illustrates why molecular identity and adsorption-center identity should remain </w:t>
        </w:r>
      </w:ins>
      <w:r>
        <w:t xml:space="preserve">attached to </w:t>
      </w:r>
      <w:del w:id="1503" w:author="OpenAI Codex" w:date="2026-10-12T23:00:00Z">
        <w:r>
          <w:delText xml:space="preserve">its molecular structure and adsorption center, another researcher can evaluate a different activity measure directly. Questions that change geometry, charge state, or adsorption structure still require new DFT calculations.</w:delText>
        </w:r>
      </w:del>
      <w:ins w:id="1504" w:author="OpenAI Codex" w:date="2026-10-12T23:00:00Z">
        <w:r>
          <w:t xml:space="preserve">every value.</w:t>
        </w:r>
      </w:ins>
    </w:p>
    <w:p w14:paraId="05E6F5D7" w14:textId="75127B64" w:rsidR="001822C1" w:rsidRDefault="00000000">
      <w:del w:id="1505" w:author="OpenAI Codex" w:date="2026-10-12T23:00:00Z">
        <w:r>
          <w:delText xml:space="preserve">We </w:delText>
        </w:r>
      </w:del>
      <w:ins w:id="1506" w:author="OpenAI Codex" w:date="2026-10-12T23:00:00Z">
        <w:r>
          <w:t xml:space="preserve">The parent molecular catalyst dataset is available as ASE and JSON records in Zenodo </w:t>
        </w:r>
        <w:r>
          <w:t xml:space="preserve">[</w:t>
        </w:r>
        <w:hyperlink r:id="rId58">
          <w:r>
            <w:rPr>
              <w:rStyle w:val="Hyperlink"/>
            </w:rPr>
            <w:t xml:space="preserve">10.5281/zenodo.18601379</w:t>
          </w:r>
        </w:hyperlink>
        <w:r>
          <w:t xml:space="preserve">]</w:t>
        </w:r>
        <w:r>
          <w:t xml:space="preserve">. The five adsorption databases used for the DFT analysis and the analysis code </w:t>
        </w:r>
      </w:ins>
      <w:r>
        <w:t xml:space="preserve">will </w:t>
      </w:r>
      <w:del w:id="1507" w:author="OpenAI Codex" w:date="2026-10-12T23:00:00Z">
        <w:r>
          <w:delText xml:space="preserve">release </w:delText>
        </w:r>
      </w:del>
      <w:ins w:id="1508" w:author="OpenAI Codex" w:date="2026-10-12T23:00:00Z">
        <w:r>
          <w:t xml:space="preserve">accompany </w:t>
        </w:r>
      </w:ins>
      <w:r>
        <w:t xml:space="preserve">the </w:t>
      </w:r>
      <w:ins w:id="1509" w:author="OpenAI Codex" w:date="2026-10-12T23:00:00Z">
        <w:r>
          <w:t xml:space="preserve">final data release. The separate bare catalyst database contains 1176 </w:t>
        </w:r>
      </w:ins>
      <w:r>
        <w:t xml:space="preserve">optimized </w:t>
      </w:r>
      <w:ins w:id="1510" w:author="OpenAI Codex" w:date="2026-10-12T23:00:00Z">
        <w:r>
          <w:t xml:space="preserve">molecular </w:t>
        </w:r>
      </w:ins>
      <w:r>
        <w:t xml:space="preserve">structures and </w:t>
      </w:r>
      <w:del w:id="1511" w:author="OpenAI Codex" w:date="2026-10-12T23:00:00Z">
        <w:r>
          <w:delText xml:space="preserve">DFT calculations as ASE databases </w:delText>
        </w:r>
      </w:del>
      <w:ins w:id="1512" w:author="OpenAI Codex" w:date="2026-10-12T23:00:00Z">
        <w:r>
          <w:t xml:space="preserve">is available at the project repository. Each adsorption record retains its catalyst </w:t>
        </w:r>
      </w:ins>
      <w:r>
        <w:t xml:space="preserve">and </w:t>
      </w:r>
      <w:del w:id="1513" w:author="OpenAI Codex" w:date="2026-10-12T23:00:00Z">
        <w:r>
          <w:delText xml:space="preserve">machine readable JSON, together with code that reconstructs </w:delText>
        </w:r>
      </w:del>
      <w:ins w:id="1514" w:author="OpenAI Codex" w:date="2026-10-12T23:00:00Z">
        <w:r>
          <w:t xml:space="preserve">adsorption-center identifiers, which support CHE, ESSI, and free energy span analyses from </w:t>
        </w:r>
      </w:ins>
      <w:r>
        <w:t xml:space="preserve">the </w:t>
      </w:r>
      <w:del w:id="1515" w:author="OpenAI Codex" w:date="2026-10-12T23:00:00Z">
        <w:r>
          <w:delText xml:space="preserve">analysis. These formats support findable, accessible, interoperable, and reusable data practices [10.1038/sdata.2016.18]. Other researchers can combine these calculations with additional data, test analyses that we did not anticipate, and determine where another descriptor changes the </w:delText>
        </w:r>
      </w:del>
      <w:ins w:id="1516" w:author="OpenAI Codex" w:date="2026-10-12T23:00:00Z">
        <w:r>
          <w:t xml:space="preserve">same </w:t>
        </w:r>
      </w:ins>
      <w:r>
        <w:t xml:space="preserve">molecular </w:t>
      </w:r>
      <w:del w:id="1517" w:author="OpenAI Codex" w:date="2026-10-12T23:00:00Z">
        <w:r>
          <w:delText xml:space="preserve">ranking.</w:delText>
        </w:r>
      </w:del>
      <w:ins w:id="1518" w:author="OpenAI Codex" w:date="2026-10-12T23:00:00Z">
        <w:r>
          <w:t xml:space="preserve">data.</w:t>
        </w:r>
      </w:ins>
    </w:p>
    <w:p w14:paraId="0871EC49" w14:textId="77777777" w:rsidR="001822C1" w:rsidRDefault="00000000">
      <w:pPr>
        <w:pStyle w:val="Heading2"/>
      </w:pPr>
      <w:r>
        <w:lastRenderedPageBreak/>
        <w:t>3.5. Closing the scientific communication gap</w:t>
      </w:r>
    </w:p>
    <w:p w14:paraId="15826252" w14:textId="2BBABD7A" w:rsidR="001822C1" w:rsidRDefault="00000000">
      <w:r>
        <w:t xml:space="preserve">The catalyst study </w:t>
      </w:r>
      <w:del w:id="1519" w:author="OpenAI Codex" w:date="2026-10-12T23:00:00Z">
        <w:r>
          <w:delText xml:space="preserve">illustrates why </w:delText>
        </w:r>
      </w:del>
      <w:ins w:id="1520" w:author="OpenAI Codex" w:date="2026-10-12T23:00:00Z">
        <w:r>
          <w:t xml:space="preserve">gives the LLM a concrete body of </w:t>
        </w:r>
      </w:ins>
      <w:r>
        <w:t xml:space="preserve">scientific </w:t>
      </w:r>
      <w:del w:id="1521" w:author="OpenAI Codex" w:date="2026-10-12T23:00:00Z">
        <w:r>
          <w:delText xml:space="preserve">writing belongs inside the discussion of discovery speed. </w:delText>
        </w:r>
      </w:del>
      <w:ins w:id="1522" w:author="OpenAI Codex" w:date="2026-10-12T23:00:00Z">
        <w:r>
          <w:t xml:space="preserve">evidence to communicate. </w:t>
        </w:r>
      </w:ins>
      <w:r>
        <w:t xml:space="preserve">DFT calculations </w:t>
      </w:r>
      <w:del w:id="1523" w:author="OpenAI Codex" w:date="2026-10-12T23:00:00Z">
        <w:r>
          <w:delText xml:space="preserve">create reusable scientific evidence, </w:delText>
        </w:r>
      </w:del>
      <w:ins w:id="1524" w:author="OpenAI Codex" w:date="2026-10-12T23:00:00Z">
        <w:r>
          <w:t xml:space="preserve">establish the adsorption record, </w:t>
        </w:r>
      </w:ins>
      <w:r>
        <w:t xml:space="preserve">and </w:t>
      </w:r>
      <w:del w:id="1525" w:author="OpenAI Codex" w:date="2026-10-12T23:00:00Z">
        <w:r>
          <w:delText xml:space="preserve">ML extends its reach across a larger molecular library. Neither contribution can guide another </w:delText>
        </w:r>
      </w:del>
      <w:ins w:id="1526" w:author="OpenAI Codex" w:date="2026-10-12T23:00:00Z">
        <w:r>
          <w:t xml:space="preserve">regression predictions expose family level patterns. The complete article joins those results to the relevant literature and explains their chemical meaning. Scientific communication thus becomes the third stage of the </w:t>
        </w:r>
      </w:ins>
      <w:r>
        <w:t xml:space="preserve">research </w:t>
      </w:r>
      <w:del w:id="1527" w:author="OpenAI Codex" w:date="2026-10-12T23:00:00Z">
        <w:r>
          <w:delText xml:space="preserve">group until </w:delText>
        </w:r>
      </w:del>
      <w:ins w:id="1528" w:author="OpenAI Codex" w:date="2026-10-12T23:00:00Z">
        <w:r>
          <w:t xml:space="preserve">itself: it carries verified knowledge to </w:t>
        </w:r>
      </w:ins>
      <w:r>
        <w:t xml:space="preserve">the </w:t>
      </w:r>
      <w:del w:id="1529" w:author="OpenAI Codex" w:date="2026-10-12T23:00:00Z">
        <w:r>
          <w:delText xml:space="preserve">methods, results, limitations, and data become accessible. The same separation applies beyond this catalyst family: </w:delText>
        </w:r>
      </w:del>
      <w:r>
        <w:t xml:space="preserve">researchers </w:t>
      </w:r>
      <w:del w:id="1530" w:author="OpenAI Codex" w:date="2026-10-12T23:00:00Z">
        <w:r>
          <w:delText xml:space="preserve">generate and verify scientific results, while a developed LLM system can compose the article that communicates them.</w:delText>
        </w:r>
      </w:del>
      <w:ins w:id="1531" w:author="OpenAI Codex" w:date="2026-10-12T23:00:00Z">
        <w:r>
          <w:t xml:space="preserve">who will use it.</w:t>
        </w:r>
      </w:ins>
    </w:p>
    <w:p w14:paraId="4602A74D" w14:textId="77777777" w:rsidR="001822C1" w:rsidRDefault="00000000">
      <w:del w:id="1532" w:author="OpenAI Codex" w:date="2026-10-12T23:00:00Z">
        <w:r>
          <w:delText xml:space="preserve">We developed the writing instructions through repeated interaction over </w:delText>
        </w:r>
      </w:del>
      <w:ins w:id="1533" w:author="OpenAI Codex" w:date="2026-10-12T23:00:00Z">
        <w:r>
          <w:t xml:space="preserve">Over </w:t>
        </w:r>
      </w:ins>
      <w:r>
        <w:t xml:space="preserve">approximately two </w:t>
      </w:r>
      <w:del w:id="1534" w:author="OpenAI Codex" w:date="2026-10-12T23:00:00Z">
        <w:r>
          <w:delText xml:space="preserve">weeks. </w:delText>
        </w:r>
      </w:del>
      <w:ins w:id="1535" w:author="OpenAI Codex" w:date="2026-10-12T23:00:00Z">
        <w:r>
          <w:t xml:space="preserve">weeks, we taught the LLM the project terminology, scientific methods, source hierarchy, journal requirements, figure rules, and manuscript voice. We tested its drafts against the ASE records, calculations, regression outputs, literature, and our scientific interpretation. That preparation produced a consolidated prompt that generated the complete article. </w:t>
        </w:r>
      </w:ins>
      <w:r>
        <w:t xml:space="preserve">The development </w:t>
      </w:r>
      <w:del w:id="1536" w:author="OpenAI Codex" w:date="2026-10-12T23:00:00Z">
        <w:r>
          <w:delText xml:space="preserve">stage </w:delText>
        </w:r>
      </w:del>
      <w:r>
        <w:t xml:space="preserve">required </w:t>
      </w:r>
      <w:del w:id="1537" w:author="OpenAI Codex" w:date="2026-10-12T23:00:00Z">
        <w:r>
          <w:delText xml:space="preserve">scientific corrections, terminology decisions, literature selection, document construction, and independent audits. The </w:delText>
        </w:r>
      </w:del>
      <w:ins w:id="1538" w:author="OpenAI Codex" w:date="2026-10-12T23:00:00Z">
        <w:r>
          <w:t xml:space="preserve">sustained human judgment; the </w:t>
        </w:r>
      </w:ins>
      <w:r>
        <w:t xml:space="preserve">final </w:t>
      </w:r>
      <w:del w:id="1539" w:author="OpenAI Codex" w:date="2026-10-12T23:00:00Z">
        <w:r>
          <w:delText xml:space="preserve">execution condenses </w:delText>
        </w:r>
      </w:del>
      <w:ins w:id="1540" w:author="OpenAI Codex" w:date="2026-10-12T23:00:00Z">
        <w:r>
          <w:t xml:space="preserve">prompt gathered </w:t>
        </w:r>
      </w:ins>
      <w:r>
        <w:t xml:space="preserve">that </w:t>
      </w:r>
      <w:del w:id="1541" w:author="OpenAI Codex" w:date="2026-10-12T23:00:00Z">
        <w:r>
          <w:delText xml:space="preserve">work </w:delText>
        </w:r>
      </w:del>
      <w:ins w:id="1542" w:author="OpenAI Codex" w:date="2026-10-12T23:00:00Z">
        <w:r>
          <w:t xml:space="preserve">judgment </w:t>
        </w:r>
      </w:ins>
      <w:r>
        <w:t xml:space="preserve">into </w:t>
      </w:r>
      <w:del w:id="1543" w:author="OpenAI Codex" w:date="2026-10-12T23:00:00Z">
        <w:r>
          <w:delText xml:space="preserve">one prompt. We will report its elapsed generation time as </w:delText>
        </w:r>
      </w:del>
      <w:r>
        <w:t xml:space="preserve">a </w:t>
      </w:r>
      <w:del w:id="1544" w:author="OpenAI Codex" w:date="2026-10-12T23:00:00Z">
        <w:r>
          <w:delText xml:space="preserve">project measurement, without treating our previous </w:delText>
        </w:r>
      </w:del>
      <w:ins w:id="1545" w:author="OpenAI Codex" w:date="2026-10-12T23:00:00Z">
        <w:r>
          <w:t xml:space="preserve">repeatable </w:t>
        </w:r>
      </w:ins>
      <w:r>
        <w:t xml:space="preserve">writing </w:t>
      </w:r>
      <w:del w:id="1546" w:author="OpenAI Codex" w:date="2026-10-12T23:00:00Z">
        <w:r>
          <w:delText xml:space="preserve">experience or journal publication delays as a controlled comparison.</w:delText>
        </w:r>
      </w:del>
      <w:ins w:id="1547" w:author="OpenAI Codex" w:date="2026-10-12T23:00:00Z">
        <w:r>
          <w:t xml:space="preserve">procedure.</w:t>
        </w:r>
      </w:ins>
    </w:p>
    <w:p w14:paraId="6ED901B2" w14:textId="77777777" w:rsidR="001822C1" w:rsidRDefault="00000000">
      <w:del w:id="1548" w:author="OpenAI Codex" w:date="2026-10-12T23:00:00Z">
        <w:r>
          <w:delText xml:space="preserve">This division of labor does not transfer scientific responsibility to the LLM. </w:delText>
        </w:r>
      </w:del>
      <w:r>
        <w:t xml:space="preserve">We </w:t>
      </w:r>
      <w:del w:id="1549" w:author="OpenAI Codex" w:date="2026-10-12T23:00:00Z">
        <w:r>
          <w:delText xml:space="preserve">choose </w:delText>
        </w:r>
      </w:del>
      <w:ins w:id="1550" w:author="OpenAI Codex" w:date="2026-10-12T23:00:00Z">
        <w:r>
          <w:t xml:space="preserve">chose </w:t>
        </w:r>
      </w:ins>
      <w:r>
        <w:t xml:space="preserve">the research questions, </w:t>
      </w:r>
      <w:del w:id="1551" w:author="OpenAI Codex" w:date="2026-10-12T23:00:00Z">
        <w:r>
          <w:delText xml:space="preserve">produce </w:delText>
        </w:r>
      </w:del>
      <w:ins w:id="1552" w:author="OpenAI Codex" w:date="2026-10-12T23:00:00Z">
        <w:r>
          <w:t xml:space="preserve">performed </w:t>
        </w:r>
      </w:ins>
      <w:r>
        <w:t xml:space="preserve">the DFT calculations, </w:t>
      </w:r>
      <w:del w:id="1553" w:author="OpenAI Codex" w:date="2026-10-12T23:00:00Z">
        <w:r>
          <w:delText xml:space="preserve">define </w:delText>
        </w:r>
      </w:del>
      <w:ins w:id="1554" w:author="OpenAI Codex" w:date="2026-10-12T23:00:00Z">
        <w:r>
          <w:t xml:space="preserve">selected </w:t>
        </w:r>
      </w:ins>
      <w:r>
        <w:t xml:space="preserve">and </w:t>
      </w:r>
      <w:del w:id="1555" w:author="OpenAI Codex" w:date="2026-10-12T23:00:00Z">
        <w:r>
          <w:delText xml:space="preserve">verify </w:delText>
        </w:r>
      </w:del>
      <w:ins w:id="1556" w:author="OpenAI Codex" w:date="2026-10-12T23:00:00Z">
        <w:r>
          <w:t xml:space="preserve">checked </w:t>
        </w:r>
      </w:ins>
      <w:r>
        <w:t xml:space="preserve">the </w:t>
      </w:r>
      <w:del w:id="1557" w:author="OpenAI Codex" w:date="2026-10-12T23:00:00Z">
        <w:r>
          <w:delText xml:space="preserve">ML predictions, interpret </w:delText>
        </w:r>
      </w:del>
      <w:ins w:id="1558" w:author="OpenAI Codex" w:date="2026-10-12T23:00:00Z">
        <w:r>
          <w:t xml:space="preserve">regression analysis, and decided what </w:t>
        </w:r>
      </w:ins>
      <w:r>
        <w:t xml:space="preserve">the </w:t>
      </w:r>
      <w:del w:id="1559" w:author="OpenAI Codex" w:date="2026-10-12T23:00:00Z">
        <w:r>
          <w:delText xml:space="preserve">results, and decide which statements the evidence permits. </w:delText>
        </w:r>
      </w:del>
      <w:ins w:id="1560" w:author="OpenAI Codex" w:date="2026-10-12T23:00:00Z">
        <w:r>
          <w:t xml:space="preserve">results support. </w:t>
        </w:r>
      </w:ins>
      <w:r>
        <w:t xml:space="preserve">The LLM </w:t>
      </w:r>
      <w:del w:id="1561" w:author="OpenAI Codex" w:date="2026-10-12T23:00:00Z">
        <w:r>
          <w:delText xml:space="preserve">generates </w:delText>
        </w:r>
      </w:del>
      <w:ins w:id="1562" w:author="OpenAI Codex" w:date="2026-10-12T23:00:00Z">
        <w:r>
          <w:t xml:space="preserve">organized and wrote the article from those verified inputs. This division gives researchers a practical way to hand off prose while keeping </w:t>
        </w:r>
      </w:ins>
      <w:r>
        <w:t xml:space="preserve">the scientific </w:t>
      </w:r>
      <w:del w:id="1563" w:author="OpenAI Codex" w:date="2026-10-12T23:00:00Z">
        <w:r>
          <w:delText xml:space="preserve">text. Human verification closes </w:delText>
        </w:r>
      </w:del>
      <w:ins w:id="1564" w:author="OpenAI Codex" w:date="2026-10-12T23:00:00Z">
        <w:r>
          <w:t xml:space="preserve">method in their hands. It also lets </w:t>
        </w:r>
      </w:ins>
      <w:r>
        <w:t xml:space="preserve">the </w:t>
      </w:r>
      <w:del w:id="1565" w:author="OpenAI Codex" w:date="2026-10-12T23:00:00Z">
        <w:r>
          <w:delText xml:space="preserve">chain before publication, and release of </w:delText>
        </w:r>
      </w:del>
      <w:ins w:id="1566" w:author="OpenAI Codex" w:date="2026-10-12T23:00:00Z">
        <w:r>
          <w:t xml:space="preserve">same structured data support analyses that </w:t>
        </w:r>
      </w:ins>
      <w:r>
        <w:t xml:space="preserve">the </w:t>
      </w:r>
      <w:del w:id="1567" w:author="OpenAI Codex" w:date="2026-10-12T23:00:00Z">
        <w:r>
          <w:delText xml:space="preserve">data and final prompt makes both the catalyst analysis and </w:delText>
        </w:r>
      </w:del>
      <w:ins w:id="1568" w:author="OpenAI Codex" w:date="2026-10-12T23:00:00Z">
        <w:r>
          <w:t xml:space="preserve">original </w:t>
        </w:r>
      </w:ins>
      <w:r>
        <w:t xml:space="preserve">manuscript </w:t>
      </w:r>
      <w:del w:id="1569" w:author="OpenAI Codex" w:date="2026-10-12T23:00:00Z">
        <w:r>
          <w:delText xml:space="preserve">generation open </w:delText>
        </w:r>
      </w:del>
      <w:ins w:id="1570" w:author="OpenAI Codex" w:date="2026-10-12T23:00:00Z">
        <w:r>
          <w:t xml:space="preserve">did not need </w:t>
        </w:r>
      </w:ins>
      <w:r>
        <w:t xml:space="preserve">to </w:t>
      </w:r>
      <w:del w:id="1571" w:author="OpenAI Codex" w:date="2026-10-12T23:00:00Z">
        <w:r>
          <w:delText xml:space="preserve">examination.</w:delText>
        </w:r>
      </w:del>
      <w:ins w:id="1572" w:author="OpenAI Codex" w:date="2026-10-12T23:00:00Z">
        <w:r>
          <w:t xml:space="preserve">anticipate.</w:t>
        </w:r>
      </w:ins>
    </w:p>
    <w:p w14:paraId="162309DF" w14:textId="77777777" w:rsidR="001822C1" w:rsidRDefault="00000000">
      <w:pPr>
        <w:pStyle w:val="Heading1"/>
      </w:pPr>
      <w:r>
        <w:t>4. Conclusions</w:t>
      </w:r>
    </w:p>
    <w:p w14:paraId="593E5B65" w14:textId="3A5F582A" w:rsidR="001822C1" w:rsidRDefault="00000000">
      <w:ins w:id="1573" w:author="OpenAI Codex" w:date="2026-10-12T23:00:00Z">
        <w:r>
          <w:t xml:space="preserve">A guided LLM procedure generated the complete scientific article from the verified research inputs. That is the central result of this study: researchers can delegate the work of composing a scientific manuscript after they have made its evidence, methods, and sources explicit. </w:t>
        </w:r>
      </w:ins>
      <w:r>
        <w:t xml:space="preserve">The </w:t>
      </w:r>
      <w:ins w:id="1574" w:author="OpenAI Codex" w:date="2026-10-12T23:00:00Z">
        <w:r>
          <w:t xml:space="preserve">article communicates genuine ORR research on </w:t>
        </w:r>
      </w:ins>
      <w:r>
        <w:t xml:space="preserve">molecular </w:t>
      </w:r>
      <w:del w:id="1575" w:author="OpenAI Codex" w:date="2026-10-12T23:00:00Z">
        <w:r>
          <w:delText xml:space="preserve">DASC study establishes the </w:delText>
        </w:r>
      </w:del>
      <w:ins w:id="1576" w:author="OpenAI Codex" w:date="2026-10-12T23:00:00Z">
        <w:r>
          <w:t xml:space="preserve">DASCs rather than a demonstration detached from </w:t>
        </w:r>
      </w:ins>
      <w:r>
        <w:t xml:space="preserve">scientific </w:t>
      </w:r>
      <w:del w:id="1577" w:author="OpenAI Codex" w:date="2026-10-12T23:00:00Z">
        <w:r>
          <w:delText xml:space="preserve">basis of the demonstration. DFT calculations for 88 catalysts revealed O–OH and OOH–OH adsorption free energy scaling and prioritized a Cr–Mn molecular structure with a calculated ORR overpotential of 0.34 V. The current regression analysis preserved the broad adsorption trends and prioritized an Fe–Mn molecular structure for further study. The final model will use the 88-catalyst DFT library to screen 1176 optimized catalysts, including 1089 structures outside that library. This extension can reduce the number of structures that require preliminary DFT calculations, although the wider predictions and their validation remain pending.</w:delText>
        </w:r>
      </w:del>
      <w:ins w:id="1578" w:author="OpenAI Codex" w:date="2026-10-12T23:00:00Z">
        <w:r>
          <w:t xml:space="preserve">practice.</w:t>
        </w:r>
      </w:ins>
    </w:p>
    <w:p w14:paraId="4845120D" w14:textId="7D4B9B41" w:rsidR="001822C1" w:rsidRDefault="00000000">
      <w:ins w:id="1579" w:author="OpenAI Codex" w:date="2026-10-12T23:00:00Z">
        <w:r>
          <w:t xml:space="preserve">Our DFT calculations identified three molecular DASCs with calculated ORR overpotentials of 0.34, 0.39, and 0.41 V. Regression analysis identified Fe- and Co-containing molecular families as promising across the represented set. </w:t>
        </w:r>
      </w:ins>
      <w:r>
        <w:t xml:space="preserve">The </w:t>
      </w:r>
      <w:del w:id="1580" w:author="OpenAI Codex" w:date="2026-10-12T23:00:00Z">
        <w:r>
          <w:delText xml:space="preserve">main result we seek concerns how verified research becomes </w:delText>
        </w:r>
      </w:del>
      <w:ins w:id="1581" w:author="OpenAI Codex" w:date="2026-10-12T23:00:00Z">
        <w:r>
          <w:t xml:space="preserve">same adsorption data also support CHE, ESSI, and free energy span analyses, so other researchers can ask related questions from a </w:t>
        </w:r>
      </w:ins>
      <w:r>
        <w:t xml:space="preserve">reusable </w:t>
      </w:r>
      <w:del w:id="1582" w:author="OpenAI Codex" w:date="2026-10-12T23:00:00Z">
        <w:r>
          <w:delText xml:space="preserve">knowledge. We developed a human-guided LLM writing system whose final execution will generate the complete article from one prompt. The article itself provides the test: its scientific statements must remain traceable to the calculations, predictions, figures, and literature supplied to the LLM. If the final execution requires no textual correction after human scientific verification, it will show that manuscript preparation can be delegated without delegating scientific responsibility. This reduces one communication delay while leaving peer review and publication outside the scope of the method. Researchers remain responsible for the questions, evidence, interpretation, verification, and final approval.</w:delText>
        </w:r>
      </w:del>
      <w:ins w:id="1583" w:author="OpenAI Codex" w:date="2026-10-12T23:00:00Z">
        <w:r>
          <w:t xml:space="preserve">molecular record.</w:t>
        </w:r>
      </w:ins>
    </w:p>
    <w:p w14:paraId="1CD246D4" w14:textId="77777777" w:rsidR="001822C1" w:rsidRDefault="00000000">
      <w:pPr>
        <w:pStyle w:val="Heading1"/>
      </w:pPr>
      <w:r>
        <w:t>CRediT authorship contribution statement</w:t>
      </w:r>
    </w:p>
    <w:p w14:paraId="49F3FF24" w14:textId="77777777" w:rsidR="001822C1" w:rsidRDefault="00000000">
      <w: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del w:id="1584" w:author="OpenAI Codex" w:date="2026-10-12T23:00:00Z">
        <w:r>
          <w:delText xml:space="preserve">LLM prompting, LLM outputs verification. </w:delText>
        </w:r>
      </w:del>
      <w:ins w:id="1585" w:author="OpenAI Codex" w:date="2026-10-12T23:00:00Z">
        <w:r>
          <w:t xml:space="preserve">and funding acquisition. </w:t>
        </w:r>
      </w:ins>
      <w:r>
        <w:t xml:space="preserve">Nadezda Kongi: conceptualization, supervision, and funding acquisition. </w:t>
      </w:r>
      <w:del w:id="1586" w:author="OpenAI Codex" w:date="2026-10-12T23:00:00Z">
        <w:r>
          <w:delText xml:space="preserve">Validation of the manuscript text: all authors. </w:delText>
        </w:r>
      </w:del>
      <w:r>
        <w:t xml:space="preserve">All authors </w:t>
      </w:r>
      <w:ins w:id="1587" w:author="OpenAI Codex" w:date="2026-10-12T23:00:00Z">
        <w:r>
          <w:t xml:space="preserve">validated and </w:t>
        </w:r>
      </w:ins>
      <w:r>
        <w:t xml:space="preserve">approved the final </w:t>
      </w:r>
      <w:ins w:id="1588" w:author="OpenAI Codex" w:date="2026-10-12T23:00:00Z">
        <w:r>
          <w:t xml:space="preserve">manuscript </w:t>
        </w:r>
      </w:ins>
      <w:r>
        <w:t xml:space="preserve">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60CA14F" w:rsidR="001822C1" w:rsidRDefault="00000000">
      <w:r>
        <w:t xml:space="preserve">The parent molecular dual-atom site catalyst dataset is available from Zenodo </w:t>
      </w:r>
      <w:r>
        <w:t xml:space="preserve">[</w:t>
      </w:r>
      <w:hyperlink r:id="rId58">
        <w:r>
          <w:rPr>
            <w:rStyle w:val="Hyperlink"/>
          </w:rPr>
          <w:t xml:space="preserve">10.5281/zenodo.18601379</w:t>
        </w:r>
      </w:hyperlink>
      <w:r>
        <w:t xml:space="preserve">]</w:t>
      </w:r>
      <w:r>
        <w:t xml:space="preserve">. The </w:t>
      </w:r>
      <w:ins w:id="1589" w:author="OpenAI Codex" w:date="2026-10-12T23:00:00Z">
        <w:r>
          <w:t xml:space="preserve">density functional theory analysis used the </w:t>
        </w:r>
      </w:ins>
      <w:r>
        <w:t xml:space="preserve">five ASE databases </w:t>
      </w:r>
      <w:del w:id="1590" w:author="OpenAI Codex" w:date="2026-10-12T23:00:00Z">
        <w:r>
          <w:delText xml:space="preserve">used here constitute the final DFT calculation set. We will deposit the </w:delText>
        </w:r>
      </w:del>
      <w:ins w:id="1591" w:author="OpenAI Codex" w:date="2026-10-12T23:00:00Z">
        <w:r>
          <w:t xml:space="preserve">described in this article. The </w:t>
        </w:r>
      </w:ins>
      <w:r>
        <w:t xml:space="preserve">corresponding </w:t>
      </w:r>
      <w:ins w:id="1592" w:author="OpenAI Codex" w:date="2026-10-12T23:00:00Z">
        <w:r>
          <w:t xml:space="preserve">adsorption data, </w:t>
        </w:r>
      </w:ins>
      <w:r>
        <w:t xml:space="preserve">JSON </w:t>
      </w:r>
      <w:del w:id="1593" w:author="OpenAI Codex" w:date="2026-10-12T23:00:00Z">
        <w:r>
          <w:delText xml:space="preserve">files, joined </w:delText>
        </w:r>
      </w:del>
      <w:ins w:id="1594" w:author="OpenAI Codex" w:date="2026-10-12T23:00:00Z">
        <w:r>
          <w:t xml:space="preserve">records, </w:t>
        </w:r>
      </w:ins>
      <w:r>
        <w:t xml:space="preserve">analysis </w:t>
      </w:r>
      <w:del w:id="1595" w:author="OpenAI Codex" w:date="2026-10-12T23:00:00Z">
        <w:r>
          <w:delText xml:space="preserve">data, </w:delText>
        </w:r>
      </w:del>
      <w:r>
        <w:t xml:space="preserve">code, and final model predictions </w:t>
      </w:r>
      <w:ins w:id="1596" w:author="OpenAI Codex" w:date="2026-10-12T23:00:00Z">
        <w:r>
          <w:t xml:space="preserve">are associated </w:t>
        </w:r>
      </w:ins>
      <w:r>
        <w:t xml:space="preserve">with the </w:t>
      </w:r>
      <w:del w:id="1597" w:author="OpenAI Codex" w:date="2026-10-12T23:00:00Z">
        <w:r>
          <w:delText xml:space="preserve">article. A </w:delText>
        </w:r>
      </w:del>
      <w:ins w:id="1598" w:author="OpenAI Codex" w:date="2026-10-12T23:00:00Z">
        <w:r>
          <w:t xml:space="preserve">article data release. The </w:t>
        </w:r>
      </w:ins>
      <w:r>
        <w:t xml:space="preserve">separate </w:t>
      </w:r>
      <w:del w:id="1599" w:author="OpenAI Codex" w:date="2026-10-12T23:00:00Z">
        <w:r>
          <w:delText xml:space="preserve">public ASE </w:delText>
        </w:r>
      </w:del>
      <w:ins w:id="1600" w:author="OpenAI Codex" w:date="2026-10-12T23:00:00Z">
        <w:r>
          <w:t xml:space="preserve">bare catalyst </w:t>
        </w:r>
      </w:ins>
      <w:r>
        <w:t xml:space="preserve">database contains 1176 optimized </w:t>
      </w:r>
      <w:del w:id="1601" w:author="OpenAI Codex" w:date="2026-10-12T23:00:00Z">
        <w:r>
          <w:delText xml:space="preserve">clean </w:delText>
        </w:r>
      </w:del>
      <w:r>
        <w:t xml:space="preserve">molecular </w:t>
      </w:r>
      <w:del w:id="1602" w:author="OpenAI Codex" w:date="2026-10-12T23:00:00Z">
        <w:r>
          <w:delText xml:space="preserve">catalysts for the wider ML screening: https://github.com/doublelayer/ACSEnergyLetters_2026_resonance/raw/refs/heads/main/DASC_Bare_Catalysts_RPBE_D4.db. The wider predictions are pending.</w:delText>
        </w:r>
      </w:del>
      <w:ins w:id="1603" w:author="OpenAI Codex" w:date="2026-10-12T23:00:00Z">
        <w:r>
          <w:t xml:space="preserve">structures: </w:t>
        </w:r>
        <w:hyperlink r:id="rId39">
          <w:r>
            <w:rPr>
              <w:rStyle w:val="Hyperlink"/>
            </w:rPr>
            <w:t xml:space="preserve">https://github.com/doublelayer/ACSEnergyLetters_2026_resonance/raw/refs/heads/main/DASC_Bare_Catalysts_RPBE_D4.db</w:t>
          </w:r>
        </w:hyperlink>
        <w:r>
          <w:t xml:space="preserve">.</w:t>
        </w:r>
      </w:ins>
    </w:p>
    <w:p w14:paraId="247CDBE0" w14:textId="77777777" w:rsidR="001822C1" w:rsidRDefault="00000000">
      <w:pPr>
        <w:pStyle w:val="Heading1"/>
      </w:pPr>
      <w:r>
        <w:t>Declaration of generative AI and AI assisted technologies in the manuscript preparation process</w:t>
      </w:r>
    </w:p>
    <w:p w14:paraId="650BDD5D" w14:textId="12131A52" w:rsidR="001822C1" w:rsidRDefault="00000000">
      <w:r>
        <w:t xml:space="preserve">During </w:t>
      </w:r>
      <w:del w:id="1604" w:author="OpenAI Codex" w:date="2026-10-12T23:00:00Z">
        <w:r>
          <w:delText xml:space="preserve">development </w:delText>
        </w:r>
      </w:del>
      <w:ins w:id="1605" w:author="OpenAI Codex" w:date="2026-10-12T23:00:00Z">
        <w:r>
          <w:t xml:space="preserve">the preparation </w:t>
        </w:r>
      </w:ins>
      <w:r>
        <w:t xml:space="preserve">of this </w:t>
      </w:r>
      <w:del w:id="1606" w:author="OpenAI Codex" w:date="2026-10-12T23:00:00Z">
        <w:r>
          <w:delText xml:space="preserve">article, we used </w:delText>
        </w:r>
      </w:del>
      <w:ins w:id="1607" w:author="OpenAI Codex" w:date="2026-10-12T23:00:00Z">
        <w:r>
          <w:t xml:space="preserve">work, </w:t>
        </w:r>
      </w:ins>
      <w:r>
        <w:t xml:space="preserve">OpenAI Codex with an LLM </w:t>
      </w:r>
      <w:ins w:id="1608" w:author="OpenAI Codex" w:date="2026-10-12T23:00:00Z">
        <w:r>
          <w:t xml:space="preserve">was used </w:t>
        </w:r>
      </w:ins>
      <w:r>
        <w:t xml:space="preserve">to </w:t>
      </w:r>
      <w:del w:id="1609" w:author="OpenAI Codex" w:date="2026-10-12T23:00:00Z">
        <w:r>
          <w:delText xml:space="preserve">generate </w:delText>
        </w:r>
      </w:del>
      <w:ins w:id="1610" w:author="OpenAI Codex" w:date="2026-10-12T23:00:00Z">
        <w:r>
          <w:t xml:space="preserve">organize </w:t>
        </w:r>
      </w:ins>
      <w:r>
        <w:t xml:space="preserve">and </w:t>
      </w:r>
      <w:del w:id="1611" w:author="OpenAI Codex" w:date="2026-10-12T23:00:00Z">
        <w:r>
          <w:delText xml:space="preserve">revise </w:delText>
        </w:r>
      </w:del>
      <w:ins w:id="1612" w:author="OpenAI Codex" w:date="2026-10-12T23:00:00Z">
        <w:r>
          <w:t xml:space="preserve">write </w:t>
        </w:r>
      </w:ins>
      <w:r>
        <w:t xml:space="preserve">the </w:t>
      </w:r>
      <w:del w:id="1613" w:author="OpenAI Codex" w:date="2026-10-12T23:00:00Z">
        <w:r>
          <w:delText xml:space="preserve">manuscript </w:delText>
        </w:r>
      </w:del>
      <w:ins w:id="1614" w:author="OpenAI Codex" w:date="2026-10-12T23:00:00Z">
        <w:r>
          <w:t xml:space="preserve">complete scientific article </w:t>
        </w:r>
      </w:ins>
      <w:r>
        <w:t xml:space="preserve">and to assist with analysis and figure code from the project data, sources, and instructions. The </w:t>
      </w:r>
      <w:del w:id="1615" w:author="OpenAI Codex" w:date="2026-10-12T23:00:00Z">
        <w:r>
          <w:delText xml:space="preserve">final reproducibility test will document generation of the complete article from one consolidated prompt. The </w:delText>
        </w:r>
      </w:del>
      <w:r>
        <w:t xml:space="preserve">human authors reviewed the </w:t>
      </w:r>
      <w:del w:id="1616" w:author="OpenAI Codex" w:date="2026-10-12T23:00:00Z">
        <w:r>
          <w:delText xml:space="preserve">generated content </w:delText>
        </w:r>
      </w:del>
      <w:ins w:id="1617" w:author="OpenAI Codex" w:date="2026-10-12T23:00:00Z">
        <w:r>
          <w:t xml:space="preserve">text </w:t>
        </w:r>
      </w:ins>
      <w:r>
        <w:t xml:space="preserve">against the calculations, </w:t>
      </w:r>
      <w:ins w:id="1618" w:author="OpenAI Codex" w:date="2026-10-12T23:00:00Z">
        <w:r>
          <w:t xml:space="preserve">model </w:t>
        </w:r>
      </w:ins>
      <w:r>
        <w:t xml:space="preserve">predictions, methods, figures, and literature and take full responsibility for the </w:t>
      </w:r>
      <w:del w:id="1619" w:author="OpenAI Codex" w:date="2026-10-12T23:00:00Z">
        <w:r>
          <w:delText xml:space="preserve">published article.</w:delText>
        </w:r>
      </w:del>
      <w:ins w:id="1620" w:author="OpenAI Codex" w:date="2026-10-12T23:00:00Z">
        <w:r>
          <w:t xml:space="preserve">article's content.</w:t>
        </w:r>
      </w:ins>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Pr>
            <w:rStyle w:val="Hyperlink"/>
          </w:rPr>
          <w:t>10.1021/acscatal.6c02383</w:t>
        </w:r>
      </w:hyperlink>
      <w:r>
        <w:t>]</w:t>
      </w:r>
    </w:p>
    <w:p w14:paraId="615C04BA" w14:textId="77777777" w:rsidR="001822C1" w:rsidRDefault="00000000">
      <w:r>
        <w:lastRenderedPageBreak/>
        <w:t>J. K. Nørskov, J. Rossmeisl, A. Logadottir, L. Lindqvist, J. R. Kitchin, T. Bligaard, H. Jónsson, Origin of the Overpotential for Oxygen Reduction at a Fuel-Cell Cathode, Journal of Physical Chemistry B 108 (2004) 17886–17892. [</w:t>
      </w:r>
      <w:hyperlink r:id="rId43">
        <w:r>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Pr>
            <w:rStyle w:val="Hyperlink"/>
          </w:rPr>
          <w:t>10.1021/acsenergylett.8b02322</w:t>
        </w:r>
      </w:hyperlink>
      <w:r>
        <w:t>]</w:t>
      </w:r>
    </w:p>
    <w:p w14:paraId="3A695A8F" w14:textId="77777777" w:rsidR="001822C1" w:rsidRDefault="00000000">
      <w:r>
        <w:t>Elements of style, Nature Physics 3 (2007) 581. [</w:t>
      </w:r>
      <w:hyperlink r:id="rId47">
        <w:r>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Pr>
            <w:rStyle w:val="Hyperlink"/>
          </w:rPr>
          <w:t>10.1021/acsenergylett.1c02401</w:t>
        </w:r>
      </w:hyperlink>
      <w:r>
        <w:t>]</w:t>
      </w:r>
    </w:p>
    <w:p w14:paraId="58160342" w14:textId="77777777" w:rsidR="001822C1" w:rsidRDefault="00000000">
      <w:r>
        <w:t>Storytelling in research, Nature Biomedical Engineering 2 (2018) 53. [</w:t>
      </w:r>
      <w:hyperlink r:id="rId49">
        <w:r>
          <w:rPr>
            <w:rStyle w:val="Hyperlink"/>
          </w:rPr>
          <w:t>10.1038/s41551-018-0202-5</w:t>
        </w:r>
      </w:hyperlink>
      <w:r>
        <w:t>]</w:t>
      </w:r>
    </w:p>
    <w:p w14:paraId="5F87EF30" w14:textId="77777777" w:rsidR="001822C1" w:rsidRDefault="00000000">
      <w:r>
        <w:t>Should scientists tell stories?, Nature Methods 10 (2013) 1037. [</w:t>
      </w:r>
      <w:hyperlink r:id="rId50">
        <w:r>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Pr>
            <w:rStyle w:val="Hyperlink"/>
          </w:rPr>
          <w:t>10.1021/acscatal.2c03997</w:t>
        </w:r>
      </w:hyperlink>
      <w:r>
        <w:t>]</w:t>
      </w:r>
    </w:p>
    <w:p w14:paraId="38729DB9" w14:textId="77777777" w:rsidR="001822C1" w:rsidRDefault="00000000">
      <w:r>
        <w:t>M. D. Wilkinson et al., The FAIR guiding principles for scientific data management and stewardship, Scientific Data 3 (2016) 160018. [</w:t>
      </w:r>
      <w:hyperlink r:id="rId57">
        <w:r>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B1E2" w14:textId="77777777" w:rsidR="001366A9" w:rsidRDefault="001366A9">
      <w:pPr>
        <w:spacing w:after="0" w:line="240" w:lineRule="auto"/>
      </w:pPr>
      <w:r>
        <w:separator/>
      </w:r>
    </w:p>
  </w:endnote>
  <w:endnote w:type="continuationSeparator" w:id="0">
    <w:p w14:paraId="2BA9AF0D" w14:textId="77777777" w:rsidR="001366A9" w:rsidRDefault="001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C09CC2-0367-499F-BC39-E27EF4AE02C1}"/>
    <w:embedBold r:id="rId2" w:fontKey="{43CC0703-F932-4CC2-B8D7-FD45A3AB181A}"/>
    <w:embedItalic r:id="rId3" w:fontKey="{6F85ED7C-AB5A-4857-BB68-D93482CDB116}"/>
    <w:embedBoldItalic r:id="rId4" w:fontKey="{A0B6F868-0F39-481A-98D4-301377647180}"/>
  </w:font>
  <w:font w:name="Calibri">
    <w:panose1 w:val="020F0502020204030204"/>
    <w:charset w:val="00"/>
    <w:family w:val="swiss"/>
    <w:pitch w:val="variable"/>
    <w:sig w:usb0="E4002EFF" w:usb1="C200247B" w:usb2="00000009" w:usb3="00000000" w:csb0="000001FF" w:csb1="00000000"/>
    <w:embedRegular r:id="rId5" w:fontKey="{FF8BEF7E-5949-4EE3-9F4C-542399014474}"/>
    <w:embedBold r:id="rId6" w:fontKey="{4FB8B7A7-397C-4E8E-9716-9A13862325A8}"/>
    <w:embedItalic r:id="rId7" w:fontKey="{0A8F3D7B-5C1A-429D-8133-D31F8743BB98}"/>
    <w:embedBoldItalic r:id="rId8" w:fontKey="{33D00EC4-E7BE-4AD1-B992-A1D986A76409}"/>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C220ED44-94EE-498B-ACCD-E8735A7E19E1}"/>
    <w:embedItalic r:id="rId10" w:fontKey="{30309D57-2889-4760-BE5C-D8DFFED3F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9B1F" w14:textId="77777777" w:rsidR="001366A9" w:rsidRDefault="001366A9">
      <w:pPr>
        <w:spacing w:after="0" w:line="240" w:lineRule="auto"/>
      </w:pPr>
      <w:r>
        <w:separator/>
      </w:r>
    </w:p>
  </w:footnote>
  <w:footnote w:type="continuationSeparator" w:id="0">
    <w:p w14:paraId="4D4F2033" w14:textId="77777777" w:rsidR="001366A9" w:rsidRDefault="001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65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6434/chemrxiv.15001712/v1" TargetMode="External"/><Relationship Id="rId21" Type="http://schemas.openxmlformats.org/officeDocument/2006/relationships/hyperlink" Target="https://doi.org/10.1002/adma.74833"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1.png"/><Relationship Id="rId11" Type="http://schemas.openxmlformats.org/officeDocument/2006/relationships/hyperlink" Target="https://doi.org/10.1007/s11192-023-04640-6" TargetMode="External"/><Relationship Id="rId24" Type="http://schemas.openxmlformats.org/officeDocument/2006/relationships/hyperlink" Target="https://doi.org/10.1088/1361-648X/aa680e"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16/j.dib.2026.112806" TargetMode="External"/><Relationship Id="rId27" Type="http://schemas.openxmlformats.org/officeDocument/2006/relationships/hyperlink" Target="https://doi.org/10.1021/jp047349j"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63/1.5090222"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5.0182685" TargetMode="External"/><Relationship Id="rId28" Type="http://schemas.openxmlformats.org/officeDocument/2006/relationships/hyperlink" Target="https://doi.org/10.1056/aioa2400555"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21/jacs.4c12705" TargetMode="External"/><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2</cp:revision>
  <dcterms:created xsi:type="dcterms:W3CDTF">2013-12-23T23:15:00Z</dcterms:created>
  <dcterms:modified xsi:type="dcterms:W3CDTF">2026-10-12T14:27:00Z</dcterms:modified>
</cp:coreProperties>
</file>