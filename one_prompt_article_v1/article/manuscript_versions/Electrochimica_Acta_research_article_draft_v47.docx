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sdt>
        <w:sdtPr>
          <w:id w:val="1079051428"/>
          <w:tag w:val="goog_rdk_1"/>
        </w:sdtPr>
        <w:sdtContent>
          <w:ins w:author="Vladislav Ivanistsev" w:id="0" w:date="2026-10-13T10:00:45Z"/>
          <w:sdt>
            <w:sdtPr>
              <w:id w:val="407081706"/>
              <w:tag w:val="goog_rdk_2"/>
            </w:sdtPr>
            <w:sdtContent>
              <w:ins w:author="Vladislav Ivanistsev" w:id="0" w:date="2026-10-13T10:00:45Z">
                <w:r w:rsidDel="00000000" w:rsidR="00000000" w:rsidRPr="00000000">
                  <w:rPr>
                    <w:rtl w:val="0"/>
                    <w:rPrChange w:author="Vladislav Ivanistsev" w:id="1" w:date="2026-10-13T10:00:45Z">
                      <w:rPr>
                        <w:rFonts w:ascii="Arial" w:cs="Arial" w:eastAsia="Arial" w:hAnsi="Arial"/>
                        <w:b w:val="0"/>
                        <w:bCs w:val="0"/>
                        <w:i w:val="0"/>
                        <w:iCs w:val="0"/>
                        <w:smallCaps w:val="0"/>
                        <w:strike w:val="0"/>
                        <w:color w:val="000000"/>
                        <w:sz w:val="22"/>
                        <w:szCs w:val="22"/>
                        <w:u w:val="none"/>
                        <w:shd w:fill="auto" w:val="clear"/>
                        <w:vertAlign w:val="baseline"/>
                      </w:rPr>
                    </w:rPrChange>
                  </w:rPr>
                  <w:t xml:space="preserve">Accelerating Catalyst Discovery with Artificial Intelligence Using Molecular Dual-Atom Site Catalysts as a Case Study</w:t>
                </w:r>
              </w:ins>
            </w:sdtContent>
          </w:sdt>
          <w:ins w:author="Vladislav Ivanistsev" w:id="0" w:date="2026-10-13T10:00:45Z"/>
        </w:sdtContent>
      </w:sdt>
      <w:sdt>
        <w:sdtPr>
          <w:id w:val="708239237"/>
          <w:tag w:val="goog_rdk_3"/>
        </w:sdtPr>
        <w:sdtContent>
          <w:del w:author="Vladislav Ivanistsev" w:id="0" w:date="2026-10-13T10:00:45Z"/>
          <w:sdt>
            <w:sdtPr>
              <w:id w:val="518183711"/>
              <w:tag w:val="goog_rdk_4"/>
            </w:sdtPr>
            <w:sdtContent>
              <w:del w:author="Vladislav Ivanistsev" w:id="0" w:date="2026-10-13T10:00:45Z">
                <w:r w:rsidDel="00000000" w:rsidR="00000000" w:rsidRPr="00000000">
                  <w:rPr>
                    <w:rtl w:val="0"/>
                    <w:rPrChange w:author="Vladislav Ivanistsev" w:id="1" w:date="2026-10-13T10:00:45Z">
                      <w:rPr/>
                    </w:rPrChange>
                  </w:rPr>
                  <w:delText xml:space="preserve">Accelerating Catalyst Discovery with Artificial Intelligence: Molecular Dual-Atom Site Catalysts as a Case Study</w:delText>
                </w:r>
              </w:del>
            </w:sdtContent>
          </w:sdt>
          <w:del w:author="Vladislav Ivanistsev" w:id="0" w:date="2026-10-13T10:00:45Z"/>
        </w:sdtContent>
      </w:sdt>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Bruno Inácio da Silva Roux Leite,</w:t>
      </w:r>
      <w:r w:rsidDel="00000000" w:rsidR="00000000" w:rsidRPr="00000000">
        <w:rPr>
          <w:vertAlign w:val="superscript"/>
          <w:rtl w:val="0"/>
        </w:rPr>
        <w:t xml:space="preserve">1</w:t>
      </w:r>
      <w:r w:rsidDel="00000000" w:rsidR="00000000" w:rsidRPr="00000000">
        <w:rPr>
          <w:rtl w:val="0"/>
        </w:rPr>
        <w:t xml:space="preserve"> Denis Savchenko,</w:t>
      </w:r>
      <w:r w:rsidDel="00000000" w:rsidR="00000000" w:rsidRPr="00000000">
        <w:rPr>
          <w:vertAlign w:val="superscript"/>
          <w:rtl w:val="0"/>
        </w:rPr>
        <w:t xml:space="preserve">1</w:t>
      </w:r>
      <w:r w:rsidDel="00000000" w:rsidR="00000000" w:rsidRPr="00000000">
        <w:rPr>
          <w:rtl w:val="0"/>
        </w:rPr>
        <w:t xml:space="preserve"> Timmo-Henrik Pukk,</w:t>
      </w:r>
      <w:r w:rsidDel="00000000" w:rsidR="00000000" w:rsidRPr="00000000">
        <w:rPr>
          <w:vertAlign w:val="superscript"/>
          <w:rtl w:val="0"/>
        </w:rPr>
        <w:t xml:space="preserve">1</w:t>
      </w:r>
      <w:r w:rsidDel="00000000" w:rsidR="00000000" w:rsidRPr="00000000">
        <w:rPr>
          <w:rtl w:val="0"/>
        </w:rPr>
        <w:t xml:space="preserve"> Ba Long Nguyen,</w:t>
      </w:r>
      <w:r w:rsidDel="00000000" w:rsidR="00000000" w:rsidRPr="00000000">
        <w:rPr>
          <w:vertAlign w:val="superscript"/>
          <w:rtl w:val="0"/>
        </w:rPr>
        <w:t xml:space="preserve">1</w:t>
      </w:r>
      <w:r w:rsidDel="00000000" w:rsidR="00000000" w:rsidRPr="00000000">
        <w:rPr>
          <w:rtl w:val="0"/>
        </w:rPr>
        <w:t xml:space="preserve"> Vladislav Ivanistsev,</w:t>
      </w:r>
      <w:r w:rsidDel="00000000" w:rsidR="00000000" w:rsidRPr="00000000">
        <w:rPr>
          <w:vertAlign w:val="superscript"/>
          <w:rtl w:val="0"/>
        </w:rPr>
        <w:t xml:space="preserve">2†</w:t>
      </w:r>
      <w:r w:rsidDel="00000000" w:rsidR="00000000" w:rsidRPr="00000000">
        <w:rPr>
          <w:rtl w:val="0"/>
        </w:rPr>
        <w:t xml:space="preserve"> Nadezda Kongi,</w:t>
      </w:r>
      <w:r w:rsidDel="00000000" w:rsidR="00000000" w:rsidRPr="00000000">
        <w:rPr>
          <w:vertAlign w:val="superscript"/>
          <w:rtl w:val="0"/>
        </w:rPr>
        <w:t xml:space="preserve">1†</w:t>
      </w:r>
      <w:r w:rsidDel="00000000" w:rsidR="00000000" w:rsidRPr="00000000">
        <w:rPr>
          <w:rtl w:val="0"/>
        </w:rPr>
      </w:r>
    </w:p>
    <w:sdt>
      <w:sdtPr>
        <w:id w:val="-1442936454"/>
        <w:tag w:val="goog_rdk_7"/>
      </w:sdtPr>
      <w:sdtContent>
        <w:p w:rsidR="00000000" w:rsidDel="00000000" w:rsidP="00000000" w:rsidRDefault="00000000" w:rsidRPr="00000000" w14:paraId="00000003">
          <w:pPr>
            <w:jc w:val="center"/>
            <w:rPr>
              <w:i w:val="1"/>
              <w:iCs w:val="1"/>
              <w:rPrChange w:author="Nadezda Kongi" w:id="3" w:date="2026-10-12T22:00:39Z">
                <w:rPr/>
              </w:rPrChange>
            </w:rPr>
          </w:pPr>
          <w:sdt>
            <w:sdtPr>
              <w:id w:val="1635797985"/>
              <w:tag w:val="goog_rdk_5"/>
            </w:sdtPr>
            <w:sdtContent>
              <w:r w:rsidDel="00000000" w:rsidR="00000000" w:rsidRPr="00000000">
                <w:rPr>
                  <w:i w:val="1"/>
                  <w:iCs w:val="1"/>
                  <w:vertAlign w:val="superscript"/>
                  <w:rtl w:val="0"/>
                  <w:rPrChange w:author="Nadezda Kongi" w:id="2" w:date="2026-10-12T22:00:46Z">
                    <w:rPr/>
                  </w:rPrChange>
                </w:rPr>
                <w:t xml:space="preserve">1</w:t>
              </w:r>
            </w:sdtContent>
          </w:sdt>
          <w:sdt>
            <w:sdtPr>
              <w:id w:val="1389511654"/>
              <w:tag w:val="goog_rdk_6"/>
            </w:sdtPr>
            <w:sdtContent>
              <w:r w:rsidDel="00000000" w:rsidR="00000000" w:rsidRPr="00000000">
                <w:rPr>
                  <w:i w:val="1"/>
                  <w:iCs w:val="1"/>
                  <w:rtl w:val="0"/>
                  <w:rPrChange w:author="Nadezda Kongi" w:id="3" w:date="2026-10-12T22:00:39Z">
                    <w:rPr/>
                  </w:rPrChange>
                </w:rPr>
                <w:t xml:space="preserve"> Institute of Chemistry, University of Tartu, Ravila 14a, 50411 Tartu, Estonia</w:t>
              </w:r>
            </w:sdtContent>
          </w:sdt>
        </w:p>
      </w:sdtContent>
    </w:sdt>
    <w:sdt>
      <w:sdtPr>
        <w:id w:val="627566387"/>
        <w:tag w:val="goog_rdk_10"/>
      </w:sdtPr>
      <w:sdtContent>
        <w:p w:rsidR="00000000" w:rsidDel="00000000" w:rsidP="00000000" w:rsidRDefault="00000000" w:rsidRPr="00000000" w14:paraId="00000004">
          <w:pPr>
            <w:jc w:val="center"/>
            <w:rPr>
              <w:i w:val="1"/>
              <w:iCs w:val="1"/>
              <w:rPrChange w:author="Nadezda Kongi" w:id="3" w:date="2026-10-12T22:00:39Z">
                <w:rPr/>
              </w:rPrChange>
            </w:rPr>
          </w:pPr>
          <w:sdt>
            <w:sdtPr>
              <w:id w:val="706666128"/>
              <w:tag w:val="goog_rdk_8"/>
            </w:sdtPr>
            <w:sdtContent>
              <w:r w:rsidDel="00000000" w:rsidR="00000000" w:rsidRPr="00000000">
                <w:rPr>
                  <w:i w:val="1"/>
                  <w:iCs w:val="1"/>
                  <w:vertAlign w:val="superscript"/>
                  <w:rtl w:val="0"/>
                  <w:rPrChange w:author="Nadezda Kongi" w:id="4" w:date="2026-10-12T22:00:49Z">
                    <w:rPr/>
                  </w:rPrChange>
                </w:rPr>
                <w:t xml:space="preserve">2</w:t>
              </w:r>
            </w:sdtContent>
          </w:sdt>
          <w:sdt>
            <w:sdtPr>
              <w:id w:val="885746283"/>
              <w:tag w:val="goog_rdk_9"/>
            </w:sdtPr>
            <w:sdtContent>
              <w:r w:rsidDel="00000000" w:rsidR="00000000" w:rsidRPr="00000000">
                <w:rPr>
                  <w:i w:val="1"/>
                  <w:iCs w:val="1"/>
                  <w:rtl w:val="0"/>
                  <w:rPrChange w:author="Nadezda Kongi" w:id="3" w:date="2026-10-12T22:00:39Z">
                    <w:rPr/>
                  </w:rPrChange>
                </w:rPr>
                <w:t xml:space="preserve"> Department of Chemistry, University of Latvia, Jelgavas iela 1, Riga, LV-1004, Latvia</w:t>
              </w:r>
            </w:sdtContent>
          </w:sdt>
        </w:p>
      </w:sdtContent>
    </w:sdt>
    <w:sdt>
      <w:sdtPr>
        <w:id w:val="261067820"/>
        <w:tag w:val="goog_rdk_16"/>
      </w:sdtPr>
      <w:sdtContent>
        <w:p w:rsidR="00000000" w:rsidDel="00000000" w:rsidP="00000000" w:rsidRDefault="00000000" w:rsidRPr="00000000" w14:paraId="00000005">
          <w:pPr>
            <w:jc w:val="center"/>
            <w:rPr>
              <w:i w:val="1"/>
              <w:iCs w:val="1"/>
              <w:rPrChange w:author="Nadezda Kongi" w:id="3" w:date="2026-10-12T22:00:39Z">
                <w:rPr/>
              </w:rPrChange>
            </w:rPr>
          </w:pPr>
          <w:sdt>
            <w:sdtPr>
              <w:id w:val="1786795678"/>
              <w:tag w:val="goog_rdk_11"/>
            </w:sdtPr>
            <w:sdtContent>
              <w:r w:rsidDel="00000000" w:rsidR="00000000" w:rsidRPr="00000000">
                <w:rPr>
                  <w:i w:val="1"/>
                  <w:iCs w:val="1"/>
                  <w:rtl w:val="0"/>
                  <w:rPrChange w:author="Nadezda Kongi" w:id="3" w:date="2026-10-12T22:00:39Z">
                    <w:rPr/>
                  </w:rPrChange>
                </w:rPr>
                <w:t xml:space="preserve">Corresponding authors: </w:t>
              </w:r>
            </w:sdtContent>
          </w:sdt>
          <w:hyperlink r:id="rId9">
            <w:sdt>
              <w:sdtPr>
                <w:id w:val="-267402044"/>
                <w:tag w:val="goog_rdk_12"/>
              </w:sdtPr>
              <w:sdtContent>
                <w:r w:rsidDel="00000000" w:rsidR="00000000" w:rsidRPr="00000000">
                  <w:rPr>
                    <w:i w:val="1"/>
                    <w:iCs w:val="1"/>
                    <w:color w:val="0000ff"/>
                    <w:u w:val="single"/>
                    <w:rtl w:val="0"/>
                    <w:rPrChange w:author="Nadezda Kongi" w:id="3" w:date="2026-10-12T22:00:39Z">
                      <w:rPr>
                        <w:color w:val="0000ff"/>
                        <w:u w:val="single"/>
                      </w:rPr>
                    </w:rPrChange>
                  </w:rPr>
                  <w:t xml:space="preserve">vladislav.ivanistsev@lu.lv</w:t>
                </w:r>
              </w:sdtContent>
            </w:sdt>
          </w:hyperlink>
          <w:sdt>
            <w:sdtPr>
              <w:id w:val="-289161440"/>
              <w:tag w:val="goog_rdk_13"/>
            </w:sdtPr>
            <w:sdtContent>
              <w:r w:rsidDel="00000000" w:rsidR="00000000" w:rsidRPr="00000000">
                <w:rPr>
                  <w:i w:val="1"/>
                  <w:iCs w:val="1"/>
                  <w:rtl w:val="0"/>
                  <w:rPrChange w:author="Nadezda Kongi" w:id="3" w:date="2026-10-12T22:00:39Z">
                    <w:rPr/>
                  </w:rPrChange>
                </w:rPr>
                <w:t xml:space="preserve">; </w:t>
              </w:r>
            </w:sdtContent>
          </w:sdt>
          <w:hyperlink r:id="rId10">
            <w:sdt>
              <w:sdtPr>
                <w:id w:val="2101580293"/>
                <w:tag w:val="goog_rdk_14"/>
              </w:sdtPr>
              <w:sdtContent>
                <w:r w:rsidDel="00000000" w:rsidR="00000000" w:rsidRPr="00000000">
                  <w:rPr>
                    <w:i w:val="1"/>
                    <w:iCs w:val="1"/>
                    <w:color w:val="0000ff"/>
                    <w:u w:val="single"/>
                    <w:rtl w:val="0"/>
                    <w:rPrChange w:author="Nadezda Kongi" w:id="3" w:date="2026-10-12T22:00:39Z">
                      <w:rPr>
                        <w:color w:val="0000ff"/>
                        <w:u w:val="single"/>
                      </w:rPr>
                    </w:rPrChange>
                  </w:rPr>
                  <w:t xml:space="preserve">nadezda.kongi@ut.ee</w:t>
                </w:r>
              </w:sdtContent>
            </w:sdt>
          </w:hyperlink>
          <w:sdt>
            <w:sdtPr>
              <w:id w:val="-1858353935"/>
              <w:tag w:val="goog_rdk_15"/>
            </w:sdtPr>
            <w:sdtContent>
              <w:r w:rsidDel="00000000" w:rsidR="00000000" w:rsidRPr="00000000">
                <w:rPr>
                  <w:rtl w:val="0"/>
                </w:rPr>
              </w:r>
            </w:sdtContent>
          </w:sdt>
        </w:p>
      </w:sdtContent>
    </w:sdt>
    <w:p w:rsidR="00000000" w:rsidDel="00000000" w:rsidP="00000000" w:rsidRDefault="00000000" w:rsidRPr="00000000" w14:paraId="00000006">
      <w:pPr>
        <w:pStyle w:val="Heading1"/>
        <w:rPr/>
      </w:pPr>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Accelerating catalyst discovery with artificial intelligence (AI) requires accurate density functional theory (DFT) calculations, useful machine learning (ML) predictions, and clear scientific writing. We demonstrate this with the oxygen reduction reaction (ORR) on molecular dual-atom site catalysts (DASCs). DFT calculations for </w:t>
      </w:r>
      <w:sdt>
        <w:sdtPr>
          <w:id w:val="1268587116"/>
          <w:tag w:val="goog_rdk_17"/>
        </w:sdtPr>
        <w:sdtContent>
          <w:commentRangeStart w:id="0"/>
        </w:sdtContent>
      </w:sdt>
      <w:r w:rsidDel="00000000" w:rsidR="00000000" w:rsidRPr="00000000">
        <w:rPr>
          <w:rtl w:val="0"/>
        </w:rPr>
        <w:t xml:space="preserve">88 </w:t>
      </w:r>
      <w:commentRangeEnd w:id="0"/>
      <w:r w:rsidDel="00000000" w:rsidR="00000000" w:rsidRPr="00000000">
        <w:commentReference w:id="0"/>
      </w:r>
      <w:r w:rsidDel="00000000" w:rsidR="00000000" w:rsidRPr="00000000">
        <w:rPr>
          <w:rtl w:val="0"/>
        </w:rPr>
        <w:t xml:space="preserve">molecular catalysts identified three structures with the lowest calculated ORR overpotentials of 0.34, 0.39, and 0.41 V. Ridge regression</w:t>
      </w:r>
      <w:sdt>
        <w:sdtPr>
          <w:id w:val="-751221503"/>
          <w:tag w:val="goog_rdk_18"/>
        </w:sdtPr>
        <w:sdtContent>
          <w:ins w:author="Nadezda Kongi" w:id="5" w:date="2026-10-12T21:51:02Z">
            <w:r w:rsidDel="00000000" w:rsidR="00000000" w:rsidRPr="00000000">
              <w:rPr>
                <w:rtl w:val="0"/>
              </w:rPr>
              <w:t xml:space="preserve"> models</w:t>
            </w:r>
          </w:ins>
        </w:sdtContent>
      </w:sdt>
      <w:r w:rsidDel="00000000" w:rsidR="00000000" w:rsidRPr="00000000">
        <w:rPr>
          <w:rtl w:val="0"/>
        </w:rPr>
        <w:t xml:space="preserve"> trained on these </w:t>
      </w:r>
      <w:sdt>
        <w:sdtPr>
          <w:id w:val="41508648"/>
          <w:tag w:val="goog_rdk_19"/>
        </w:sdtPr>
        <w:sdtContent>
          <w:ins w:author="Nadezda Kongi" w:id="6" w:date="2026-10-12T21:51:17Z">
            <w:r w:rsidDel="00000000" w:rsidR="00000000" w:rsidRPr="00000000">
              <w:rPr>
                <w:rtl w:val="0"/>
              </w:rPr>
              <w:t xml:space="preserve">computational </w:t>
            </w:r>
          </w:ins>
        </w:sdtContent>
      </w:sdt>
      <w:r w:rsidDel="00000000" w:rsidR="00000000" w:rsidRPr="00000000">
        <w:rPr>
          <w:rtl w:val="0"/>
        </w:rPr>
        <w:t xml:space="preserve">results predicted adsorption free energies for 1176 optimized molecular catalysts</w:t>
      </w:r>
      <w:sdt>
        <w:sdtPr>
          <w:id w:val="1811796969"/>
          <w:tag w:val="goog_rdk_20"/>
        </w:sdtPr>
        <w:sdtContent>
          <w:ins w:author="Nadezda Kongi" w:id="7" w:date="2026-10-12T21:51:47Z">
            <w:r w:rsidDel="00000000" w:rsidR="00000000" w:rsidRPr="00000000">
              <w:rPr>
                <w:rtl w:val="0"/>
              </w:rPr>
              <w:t xml:space="preserve">, which enabled their ranking</w:t>
            </w:r>
          </w:ins>
        </w:sdtContent>
      </w:sdt>
      <w:sdt>
        <w:sdtPr>
          <w:id w:val="1591770056"/>
          <w:tag w:val="goog_rdk_21"/>
        </w:sdtPr>
        <w:sdtContent>
          <w:del w:author="Nadezda Kongi" w:id="7" w:date="2026-10-12T21:51:47Z">
            <w:r w:rsidDel="00000000" w:rsidR="00000000" w:rsidRPr="00000000">
              <w:rPr>
                <w:rtl w:val="0"/>
              </w:rPr>
              <w:delText xml:space="preserve">.</w:delText>
            </w:r>
          </w:del>
        </w:sdtContent>
      </w:sdt>
      <w:r w:rsidDel="00000000" w:rsidR="00000000" w:rsidRPr="00000000">
        <w:rPr>
          <w:rtl w:val="0"/>
        </w:rPr>
        <w:t xml:space="preserve"> In the lowest predicted overpotential decile, </w:t>
      </w:r>
      <w:sdt>
        <w:sdtPr>
          <w:id w:val="123616658"/>
          <w:tag w:val="goog_rdk_22"/>
        </w:sdtPr>
        <w:sdtContent>
          <w:ins w:author="Nadezda Kongi" w:id="8" w:date="2026-10-12T21:54:12Z">
            <w:r w:rsidDel="00000000" w:rsidR="00000000" w:rsidRPr="00000000">
              <w:rPr>
                <w:rtl w:val="0"/>
              </w:rPr>
              <w:t xml:space="preserve">iron (</w:t>
            </w:r>
          </w:ins>
        </w:sdtContent>
      </w:sdt>
      <w:r w:rsidDel="00000000" w:rsidR="00000000" w:rsidRPr="00000000">
        <w:rPr>
          <w:rtl w:val="0"/>
        </w:rPr>
        <w:t xml:space="preserve">Fe</w:t>
      </w:r>
      <w:sdt>
        <w:sdtPr>
          <w:id w:val="1713161208"/>
          <w:tag w:val="goog_rdk_23"/>
        </w:sdtPr>
        <w:sdtContent>
          <w:ins w:author="Nadezda Kongi" w:id="9" w:date="2026-10-12T21:54:15Z">
            <w:r w:rsidDel="00000000" w:rsidR="00000000" w:rsidRPr="00000000">
              <w:rPr>
                <w:rtl w:val="0"/>
              </w:rPr>
              <w:t xml:space="preserve">)</w:t>
            </w:r>
          </w:ins>
        </w:sdtContent>
      </w:sdt>
      <w:r w:rsidDel="00000000" w:rsidR="00000000" w:rsidRPr="00000000">
        <w:rPr>
          <w:rtl w:val="0"/>
        </w:rPr>
        <w:t xml:space="preserve"> adsorption centers predominated</w:t>
      </w:r>
      <w:sdt>
        <w:sdtPr>
          <w:id w:val="194012852"/>
          <w:tag w:val="goog_rdk_24"/>
        </w:sdtPr>
        <w:sdtContent>
          <w:ins w:author="Nadezda Kongi" w:id="10" w:date="2026-10-12T21:54:27Z">
            <w:r w:rsidDel="00000000" w:rsidR="00000000" w:rsidRPr="00000000">
              <w:rPr>
                <w:rtl w:val="0"/>
              </w:rPr>
              <w:t xml:space="preserve">, while sulfur</w:t>
            </w:r>
          </w:ins>
        </w:sdtContent>
      </w:sdt>
      <w:sdt>
        <w:sdtPr>
          <w:id w:val="453631405"/>
          <w:tag w:val="goog_rdk_25"/>
        </w:sdtPr>
        <w:sdtContent>
          <w:del w:author="Nadezda Kongi" w:id="10" w:date="2026-10-12T21:54:27Z">
            <w:r w:rsidDel="00000000" w:rsidR="00000000" w:rsidRPr="00000000">
              <w:rPr>
                <w:rtl w:val="0"/>
              </w:rPr>
              <w:delText xml:space="preserve">;</w:delText>
            </w:r>
          </w:del>
        </w:sdtContent>
      </w:sdt>
      <w:r w:rsidDel="00000000" w:rsidR="00000000" w:rsidRPr="00000000">
        <w:rPr>
          <w:rtl w:val="0"/>
        </w:rPr>
        <w:t xml:space="preserve"> </w:t>
      </w:r>
      <w:sdt>
        <w:sdtPr>
          <w:id w:val="-625027832"/>
          <w:tag w:val="goog_rdk_26"/>
        </w:sdtPr>
        <w:sdtContent>
          <w:ins w:author="Nadezda Kongi" w:id="11" w:date="2026-10-12T21:54:35Z">
            <w:r w:rsidDel="00000000" w:rsidR="00000000" w:rsidRPr="00000000">
              <w:rPr>
                <w:rtl w:val="0"/>
              </w:rPr>
              <w:t xml:space="preserve">(</w:t>
            </w:r>
          </w:ins>
        </w:sdtContent>
      </w:sdt>
      <w:r w:rsidDel="00000000" w:rsidR="00000000" w:rsidRPr="00000000">
        <w:rPr>
          <w:rtl w:val="0"/>
        </w:rPr>
        <w:t xml:space="preserve">S</w:t>
      </w:r>
      <w:sdt>
        <w:sdtPr>
          <w:id w:val="1577236593"/>
          <w:tag w:val="goog_rdk_27"/>
        </w:sdtPr>
        <w:sdtContent>
          <w:ins w:author="Nadezda Kongi" w:id="12" w:date="2026-10-12T21:54:37Z">
            <w:r w:rsidDel="00000000" w:rsidR="00000000" w:rsidRPr="00000000">
              <w:rPr>
                <w:rtl w:val="0"/>
              </w:rPr>
              <w:t xml:space="preserve">)</w:t>
            </w:r>
          </w:ins>
        </w:sdtContent>
      </w:sdt>
      <w:r w:rsidDel="00000000" w:rsidR="00000000" w:rsidRPr="00000000">
        <w:rPr>
          <w:rtl w:val="0"/>
        </w:rPr>
        <w:t xml:space="preserve"> bridge atoms and 1,2-phenylenediamine were enriched relative to the full predicted set. </w:t>
      </w:r>
      <w:sdt>
        <w:sdtPr>
          <w:id w:val="-1061752491"/>
          <w:tag w:val="goog_rdk_28"/>
        </w:sdtPr>
        <w:sdtContent>
          <w:ins w:author="Nadezda Kongi" w:id="13" w:date="2026-10-12T21:55:00Z">
            <w:r w:rsidDel="00000000" w:rsidR="00000000" w:rsidRPr="00000000">
              <w:rPr>
                <w:rtl w:val="0"/>
              </w:rPr>
              <w:t xml:space="preserve">W</w:t>
            </w:r>
          </w:ins>
        </w:sdtContent>
      </w:sdt>
      <w:sdt>
        <w:sdtPr>
          <w:id w:val="-580709957"/>
          <w:tag w:val="goog_rdk_29"/>
        </w:sdtPr>
        <w:sdtContent>
          <w:del w:author="Nadezda Kongi" w:id="13" w:date="2026-10-12T21:55:00Z">
            <w:r w:rsidDel="00000000" w:rsidR="00000000" w:rsidRPr="00000000">
              <w:rPr>
                <w:rtl w:val="0"/>
              </w:rPr>
              <w:delText xml:space="preserve">Then w</w:delText>
            </w:r>
          </w:del>
        </w:sdtContent>
      </w:sdt>
      <w:r w:rsidDel="00000000" w:rsidR="00000000" w:rsidRPr="00000000">
        <w:rPr>
          <w:rtl w:val="0"/>
        </w:rPr>
        <w:t xml:space="preserve">e</w:t>
      </w:r>
      <w:sdt>
        <w:sdtPr>
          <w:id w:val="-2000686550"/>
          <w:tag w:val="goog_rdk_30"/>
        </w:sdtPr>
        <w:sdtContent>
          <w:ins w:author="Nadezda Kongi" w:id="14" w:date="2026-10-12T21:55:02Z">
            <w:r w:rsidDel="00000000" w:rsidR="00000000" w:rsidRPr="00000000">
              <w:rPr>
                <w:rtl w:val="0"/>
              </w:rPr>
              <w:t xml:space="preserve"> then</w:t>
            </w:r>
          </w:ins>
        </w:sdtContent>
      </w:sdt>
      <w:r w:rsidDel="00000000" w:rsidR="00000000" w:rsidRPr="00000000">
        <w:rPr>
          <w:rtl w:val="0"/>
        </w:rPr>
        <w:t xml:space="preserve"> guided a large language model (LLM) to write this whole article </w:t>
      </w:r>
      <w:sdt>
        <w:sdtPr>
          <w:id w:val="1834831417"/>
          <w:tag w:val="goog_rdk_31"/>
        </w:sdtPr>
        <w:sdtContent>
          <w:ins w:author="Nadezda Kongi" w:id="15" w:date="2026-10-12T21:55:45Z">
            <w:r w:rsidDel="00000000" w:rsidR="00000000" w:rsidRPr="00000000">
              <w:rPr>
                <w:rtl w:val="0"/>
              </w:rPr>
              <w:t xml:space="preserve">using</w:t>
            </w:r>
          </w:ins>
        </w:sdtContent>
      </w:sdt>
      <w:sdt>
        <w:sdtPr>
          <w:id w:val="1481823394"/>
          <w:tag w:val="goog_rdk_32"/>
        </w:sdtPr>
        <w:sdtContent>
          <w:del w:author="Nadezda Kongi" w:id="15" w:date="2026-10-12T21:55:45Z">
            <w:r w:rsidDel="00000000" w:rsidR="00000000" w:rsidRPr="00000000">
              <w:rPr>
                <w:rtl w:val="0"/>
              </w:rPr>
              <w:delText xml:space="preserve">from</w:delText>
            </w:r>
          </w:del>
        </w:sdtContent>
      </w:sdt>
      <w:r w:rsidDel="00000000" w:rsidR="00000000" w:rsidRPr="00000000">
        <w:rPr>
          <w:rtl w:val="0"/>
        </w:rPr>
        <w:t xml:space="preserve"> verified </w:t>
      </w:r>
      <w:sdt>
        <w:sdtPr>
          <w:id w:val="-1028805279"/>
          <w:tag w:val="goog_rdk_33"/>
        </w:sdtPr>
        <w:sdtContent>
          <w:ins w:author="Nadezda Kongi" w:id="16" w:date="2026-10-12T21:56:00Z">
            <w:r w:rsidDel="00000000" w:rsidR="00000000" w:rsidRPr="00000000">
              <w:rPr>
                <w:rtl w:val="0"/>
              </w:rPr>
              <w:t xml:space="preserve">computational results</w:t>
            </w:r>
          </w:ins>
        </w:sdtContent>
      </w:sdt>
      <w:sdt>
        <w:sdtPr>
          <w:id w:val="-737277650"/>
          <w:tag w:val="goog_rdk_34"/>
        </w:sdtPr>
        <w:sdtContent>
          <w:del w:author="Nadezda Kongi" w:id="16" w:date="2026-10-12T21:56:00Z">
            <w:r w:rsidDel="00000000" w:rsidR="00000000" w:rsidRPr="00000000">
              <w:rPr>
                <w:rtl w:val="0"/>
              </w:rPr>
              <w:delText xml:space="preserve">calculations</w:delText>
            </w:r>
          </w:del>
        </w:sdtContent>
      </w:sdt>
      <w:r w:rsidDel="00000000" w:rsidR="00000000" w:rsidRPr="00000000">
        <w:rPr>
          <w:rtl w:val="0"/>
        </w:rPr>
        <w:t xml:space="preserve">, ML predictions, three databases, </w:t>
      </w:r>
      <w:sdt>
        <w:sdtPr>
          <w:id w:val="-859826563"/>
          <w:tag w:val="goog_rdk_35"/>
        </w:sdtPr>
        <w:sdtContent>
          <w:del w:author="Nadezda Kongi" w:id="17" w:date="2026-10-12T21:56:24Z">
            <w:r w:rsidDel="00000000" w:rsidR="00000000" w:rsidRPr="00000000">
              <w:rPr>
                <w:rtl w:val="0"/>
              </w:rPr>
              <w:delText xml:space="preserve">pdf </w:delText>
            </w:r>
          </w:del>
        </w:sdtContent>
      </w:sdt>
      <w:r w:rsidDel="00000000" w:rsidR="00000000" w:rsidRPr="00000000">
        <w:rPr>
          <w:rtl w:val="0"/>
        </w:rPr>
        <w:t xml:space="preserve">literature </w:t>
      </w:r>
      <w:sdt>
        <w:sdtPr>
          <w:id w:val="-1127893884"/>
          <w:tag w:val="goog_rdk_36"/>
        </w:sdtPr>
        <w:sdtContent>
          <w:ins w:author="Nadezda Kongi" w:id="18" w:date="2026-10-12T21:56:31Z">
            <w:r w:rsidDel="00000000" w:rsidR="00000000" w:rsidRPr="00000000">
              <w:rPr>
                <w:rtl w:val="0"/>
              </w:rPr>
              <w:t xml:space="preserve">supplied as portable document format </w:t>
            </w:r>
          </w:ins>
        </w:sdtContent>
      </w:sdt>
      <w:r w:rsidDel="00000000" w:rsidR="00000000" w:rsidRPr="00000000">
        <w:rPr>
          <w:rtl w:val="0"/>
        </w:rPr>
        <w:t xml:space="preserve">files, and figures. </w:t>
      </w:r>
      <w:sdt>
        <w:sdtPr>
          <w:id w:val="-915536045"/>
          <w:tag w:val="goog_rdk_37"/>
        </w:sdtPr>
        <w:sdtContent>
          <w:ins w:author="Nadezda Kongi" w:id="19" w:date="2026-10-12T21:56:58Z">
            <w:r w:rsidDel="00000000" w:rsidR="00000000" w:rsidRPr="00000000">
              <w:rPr>
                <w:rtl w:val="0"/>
              </w:rPr>
              <w:t xml:space="preserve">This case study </w:t>
            </w:r>
          </w:ins>
        </w:sdtContent>
      </w:sdt>
      <w:r w:rsidDel="00000000" w:rsidR="00000000" w:rsidRPr="00000000">
        <w:rPr>
          <w:rtl w:val="0"/>
        </w:rPr>
        <w:t xml:space="preserve">illustrates</w:t>
      </w:r>
      <w:sdt>
        <w:sdtPr>
          <w:id w:val="-1254380360"/>
          <w:tag w:val="goog_rdk_38"/>
        </w:sdtPr>
        <w:sdtContent>
          <w:del w:author="Nadezda Kongi" w:id="19" w:date="2026-10-12T21:56:58Z">
            <w:r w:rsidDel="00000000" w:rsidR="00000000" w:rsidRPr="00000000">
              <w:rPr>
                <w:rtl w:val="0"/>
              </w:rPr>
              <w:delText xml:space="preserve">By doing so we show</w:delText>
            </w:r>
          </w:del>
        </w:sdtContent>
      </w:sdt>
      <w:r w:rsidDel="00000000" w:rsidR="00000000" w:rsidRPr="00000000">
        <w:rPr>
          <w:rtl w:val="0"/>
        </w:rPr>
        <w:t xml:space="preserve"> how AI can accelerate catalyst discovery through </w:t>
      </w:r>
      <w:sdt>
        <w:sdtPr>
          <w:id w:val="1791911781"/>
          <w:tag w:val="goog_rdk_39"/>
        </w:sdtPr>
        <w:sdtContent>
          <w:ins w:author="Nadezda Kongi" w:id="20" w:date="2026-10-12T21:57:32Z">
            <w:r w:rsidDel="00000000" w:rsidR="00000000" w:rsidRPr="00000000">
              <w:rPr>
                <w:rtl w:val="0"/>
              </w:rPr>
              <w:t xml:space="preserve">predictive screening  </w:t>
            </w:r>
          </w:ins>
        </w:sdtContent>
      </w:sdt>
      <w:sdt>
        <w:sdtPr>
          <w:id w:val="-1139240413"/>
          <w:tag w:val="goog_rdk_40"/>
        </w:sdtPr>
        <w:sdtContent>
          <w:del w:author="Nadezda Kongi" w:id="20" w:date="2026-10-12T21:57:32Z">
            <w:r w:rsidDel="00000000" w:rsidR="00000000" w:rsidRPr="00000000">
              <w:rPr>
                <w:rtl w:val="0"/>
              </w:rPr>
              <w:delText xml:space="preserve">ML predictions </w:delText>
            </w:r>
          </w:del>
        </w:sdtContent>
      </w:sdt>
      <w:r w:rsidDel="00000000" w:rsidR="00000000" w:rsidRPr="00000000">
        <w:rPr>
          <w:rtl w:val="0"/>
        </w:rPr>
        <w:t xml:space="preserve">and LLM assisted scientific writing.</w:t>
      </w:r>
    </w:p>
    <w:sdt>
      <w:sdtPr>
        <w:id w:val="-440569047"/>
        <w:tag w:val="goog_rdk_43"/>
      </w:sdtPr>
      <w:sdtContent>
        <w:p w:rsidR="00000000" w:rsidDel="00000000" w:rsidP="00000000" w:rsidRDefault="00000000" w:rsidRPr="00000000" w14:paraId="00000008">
          <w:pPr>
            <w:rPr>
              <w:ins w:author="Nadezda Kongi" w:id="21" w:date="2026-10-12T21:59:34Z"/>
              <w:rPrChange w:author="Nadezda Kongi" w:id="22" w:date="2026-10-12T21:59:34Z">
                <w:rPr/>
              </w:rPrChange>
            </w:rPr>
          </w:pPr>
          <w:r w:rsidDel="00000000" w:rsidR="00000000" w:rsidRPr="00000000">
            <w:rPr>
              <w:rtl w:val="0"/>
            </w:rPr>
            <w:t xml:space="preserve">Keywords: </w:t>
          </w:r>
          <w:sdt>
            <w:sdtPr>
              <w:id w:val="-823573783"/>
              <w:tag w:val="goog_rdk_41"/>
            </w:sdtPr>
            <w:sdtContent>
              <w:ins w:author="Nadezda Kongi" w:id="21" w:date="2026-10-12T21:59:34Z"/>
              <w:sdt>
                <w:sdtPr>
                  <w:id w:val="-1150177812"/>
                  <w:tag w:val="goog_rdk_42"/>
                </w:sdtPr>
                <w:sdtContent>
                  <w:ins w:author="Nadezda Kongi" w:id="21" w:date="2026-10-12T21:59:34Z">
                    <w:r w:rsidDel="00000000" w:rsidR="00000000" w:rsidRPr="00000000">
                      <w:rPr>
                        <w:rtl w:val="0"/>
                        <w:rPrChange w:author="Nadezda Kongi" w:id="22" w:date="2026-10-12T21:59:34Z">
                          <w:rPr/>
                        </w:rPrChange>
                      </w:rPr>
                      <w:t xml:space="preserve">artificial intelligence; density functional theory; machine learning; large language models; oxygen reduction reaction; molecular dual-atom site catalysts.</w:t>
                    </w:r>
                  </w:ins>
                </w:sdtContent>
              </w:sdt>
              <w:ins w:author="Nadezda Kongi" w:id="21" w:date="2026-10-12T21:59:34Z"/>
            </w:sdtContent>
          </w:sdt>
        </w:p>
      </w:sdtContent>
    </w:sdt>
    <w:p w:rsidR="00000000" w:rsidDel="00000000" w:rsidP="00000000" w:rsidRDefault="00000000" w:rsidRPr="00000000" w14:paraId="00000009">
      <w:pPr>
        <w:rPr/>
      </w:pPr>
      <w:sdt>
        <w:sdtPr>
          <w:id w:val="433245557"/>
          <w:tag w:val="goog_rdk_45"/>
        </w:sdtPr>
        <w:sdtContent>
          <w:del w:author="Nadezda Kongi" w:id="21" w:date="2026-10-12T21:59:34Z"/>
          <w:sdt>
            <w:sdtPr>
              <w:id w:val="-568467395"/>
              <w:tag w:val="goog_rdk_46"/>
            </w:sdtPr>
            <w:sdtContent>
              <w:del w:author="Nadezda Kongi" w:id="21" w:date="2026-10-12T21:59:34Z">
                <w:r w:rsidDel="00000000" w:rsidR="00000000" w:rsidRPr="00000000">
                  <w:rPr>
                    <w:rtl w:val="0"/>
                    <w:rPrChange w:author="Nadezda Kongi" w:id="22" w:date="2026-10-12T21:59:34Z">
                      <w:rPr/>
                    </w:rPrChange>
                  </w:rPr>
                  <w:delText xml:space="preserve">AI; DFT; ML; LLM; oxygen reduction reaction; molecular dual-atom site catalysts</w:delText>
                </w:r>
              </w:del>
            </w:sdtContent>
          </w:sdt>
          <w:del w:author="Nadezda Kongi" w:id="21" w:date="2026-10-12T21:59:34Z"/>
        </w:sdtContent>
      </w:sdt>
      <w:r w:rsidDel="00000000" w:rsidR="00000000" w:rsidRPr="00000000">
        <w:rPr>
          <w:rtl w:val="0"/>
        </w:rPr>
      </w:r>
    </w:p>
    <w:sdt>
      <w:sdtPr>
        <w:id w:val="-2132389536"/>
        <w:tag w:val="goog_rdk_50"/>
      </w:sdtPr>
      <w:sdtContent>
        <w:p w:rsidR="00000000" w:rsidDel="00000000" w:rsidP="00000000" w:rsidRDefault="00000000" w:rsidRPr="00000000" w14:paraId="0000000A">
          <w:pPr>
            <w:pStyle w:val="Heading1"/>
            <w:rPr>
              <w:ins w:author="Nadezda Kongi" w:id="23" w:date="2026-10-12T22:00:19Z"/>
              <w:rPrChange w:author="Nadezda Kongi" w:id="24" w:date="2026-10-12T22:00:19Z">
                <w:rPr/>
              </w:rPrChange>
            </w:rPr>
          </w:pPr>
          <w:sdt>
            <w:sdtPr>
              <w:id w:val="278046702"/>
              <w:tag w:val="goog_rdk_48"/>
            </w:sdtPr>
            <w:sdtContent>
              <w:ins w:author="Nadezda Kongi" w:id="23" w:date="2026-10-12T22:00:19Z">
                <w:r w:rsidDel="00000000" w:rsidR="00000000" w:rsidRPr="00000000">
                  <w:br w:type="page"/>
                </w:r>
              </w:ins>
              <w:sdt>
                <w:sdtPr>
                  <w:id w:val="1316289183"/>
                  <w:tag w:val="goog_rdk_49"/>
                </w:sdtPr>
                <w:sdtContent>
                  <w:ins w:author="Nadezda Kongi" w:id="23" w:date="2026-10-12T22:00:19Z">
                    <w:r w:rsidDel="00000000" w:rsidR="00000000" w:rsidRPr="00000000">
                      <w:rPr>
                        <w:rtl w:val="0"/>
                      </w:rPr>
                    </w:r>
                  </w:ins>
                </w:sdtContent>
              </w:sdt>
              <w:ins w:author="Nadezda Kongi" w:id="23" w:date="2026-10-12T22:00:19Z"/>
            </w:sdtContent>
          </w:sdt>
        </w:p>
      </w:sdtContent>
    </w:sdt>
    <w:p w:rsidR="00000000" w:rsidDel="00000000" w:rsidP="00000000" w:rsidRDefault="00000000" w:rsidRPr="00000000" w14:paraId="0000000B">
      <w:pPr>
        <w:pStyle w:val="Heading1"/>
        <w:rPr/>
      </w:pPr>
      <w:r w:rsidDel="00000000" w:rsidR="00000000" w:rsidRPr="00000000">
        <w:rPr>
          <w:rtl w:val="0"/>
        </w:rPr>
        <w:t xml:space="preserve">1. Introduction</w:t>
      </w:r>
    </w:p>
    <w:p w:rsidR="00000000" w:rsidDel="00000000" w:rsidP="00000000" w:rsidRDefault="00000000" w:rsidRPr="00000000" w14:paraId="0000000C">
      <w:pPr>
        <w:rPr/>
      </w:pPr>
      <w:r w:rsidDel="00000000" w:rsidR="00000000" w:rsidRPr="00000000">
        <w:rPr>
          <w:rtl w:val="0"/>
        </w:rPr>
        <w:t xml:space="preserve">Independent analyses place chemistry publication timelines at several months after submission. One journal sample reported an average interval of approximately nine months, while a study of chemistry articles published by the Public Library of Science reported a median submission to publication interval of 154 days [</w:t>
      </w:r>
      <w:hyperlink r:id="rId11">
        <w:r w:rsidDel="00000000" w:rsidR="00000000" w:rsidRPr="00000000">
          <w:rPr>
            <w:color w:val="0000ff"/>
            <w:u w:val="single"/>
            <w:rtl w:val="0"/>
          </w:rPr>
          <w:t xml:space="preserve">10.1016/j.joi.2013.09.001</w:t>
        </w:r>
      </w:hyperlink>
      <w:r w:rsidDel="00000000" w:rsidR="00000000" w:rsidRPr="00000000">
        <w:rPr>
          <w:rtl w:val="0"/>
        </w:rPr>
        <w:t xml:space="preserve">; </w:t>
      </w:r>
      <w:hyperlink r:id="rId12">
        <w:r w:rsidDel="00000000" w:rsidR="00000000" w:rsidRPr="00000000">
          <w:rPr>
            <w:color w:val="0000ff"/>
            <w:u w:val="single"/>
            <w:rtl w:val="0"/>
          </w:rPr>
          <w:t xml:space="preserve">10.1007/s11192-023-04640-6</w:t>
        </w:r>
      </w:hyperlink>
      <w:r w:rsidDel="00000000" w:rsidR="00000000" w:rsidRPr="00000000">
        <w:rPr>
          <w:rtl w:val="0"/>
        </w:rPr>
        <w:t xml:space="preserve">]. These measurements begin at submission and exclude preparation of the first manuscript and revisions after rejection. Manuscript preparation therefore adds time before the publication interval even begins.</w:t>
      </w:r>
    </w:p>
    <w:p w:rsidR="00000000" w:rsidDel="00000000" w:rsidP="00000000" w:rsidRDefault="00000000" w:rsidRPr="00000000" w14:paraId="0000000D">
      <w:pPr>
        <w:rPr/>
      </w:pPr>
      <w:r w:rsidDel="00000000" w:rsidR="00000000" w:rsidRPr="00000000">
        <w:rPr>
          <w:rtl w:val="0"/>
        </w:rPr>
        <w:t xml:space="preserve">Editors have argued that a coherent scientific story and carefully selected figures help readers understand a paper [</w:t>
      </w:r>
      <w:hyperlink r:id="rId13">
        <w:r w:rsidDel="00000000" w:rsidR="00000000" w:rsidRPr="00000000">
          <w:rPr>
            <w:color w:val="0000ff"/>
            <w:u w:val="single"/>
            <w:rtl w:val="0"/>
          </w:rPr>
          <w:t xml:space="preserve">10.1038/nphys724</w:t>
        </w:r>
      </w:hyperlink>
      <w:r w:rsidDel="00000000" w:rsidR="00000000" w:rsidRPr="00000000">
        <w:rPr>
          <w:rtl w:val="0"/>
        </w:rPr>
        <w:t xml:space="preserve">; </w:t>
      </w:r>
      <w:hyperlink r:id="rId14">
        <w:r w:rsidDel="00000000" w:rsidR="00000000" w:rsidRPr="00000000">
          <w:rPr>
            <w:color w:val="0000ff"/>
            <w:u w:val="single"/>
            <w:rtl w:val="0"/>
          </w:rPr>
          <w:t xml:space="preserve">10.1021/acsenergylett.8b02322</w:t>
        </w:r>
      </w:hyperlink>
      <w:r w:rsidDel="00000000" w:rsidR="00000000" w:rsidRPr="00000000">
        <w:rPr>
          <w:rtl w:val="0"/>
        </w:rPr>
        <w:t xml:space="preserve">; </w:t>
      </w:r>
      <w:hyperlink r:id="rId15">
        <w:r w:rsidDel="00000000" w:rsidR="00000000" w:rsidRPr="00000000">
          <w:rPr>
            <w:color w:val="0000ff"/>
            <w:u w:val="single"/>
            <w:rtl w:val="0"/>
          </w:rPr>
          <w:t xml:space="preserve">10.1021/acsenergylett.1c02401</w:t>
        </w:r>
      </w:hyperlink>
      <w:r w:rsidDel="00000000" w:rsidR="00000000" w:rsidRPr="00000000">
        <w:rPr>
          <w:rtl w:val="0"/>
        </w:rPr>
        <w:t xml:space="preserve">; </w:t>
      </w:r>
      <w:hyperlink r:id="rId16">
        <w:r w:rsidDel="00000000" w:rsidR="00000000" w:rsidRPr="00000000">
          <w:rPr>
            <w:color w:val="0000ff"/>
            <w:u w:val="single"/>
            <w:rtl w:val="0"/>
          </w:rPr>
          <w:t xml:space="preserve">10.1038/s41551-018-0202-5</w:t>
        </w:r>
      </w:hyperlink>
      <w:r w:rsidDel="00000000" w:rsidR="00000000" w:rsidRPr="00000000">
        <w:rPr>
          <w:rtl w:val="0"/>
        </w:rPr>
        <w:t xml:space="preserve">]. Clear writing supports research, but writing skill alone does not establish scientific value. Our thesis is direct: researchers can delegate article writing to a guided LLM when DFT calculations, ML predictions, and databases constrain every claim. The story must follow the data.</w:t>
      </w:r>
    </w:p>
    <w:p w:rsidR="00000000" w:rsidDel="00000000" w:rsidP="00000000" w:rsidRDefault="00000000" w:rsidRPr="00000000" w14:paraId="0000000E">
      <w:pPr>
        <w:rPr/>
      </w:pPr>
      <w:r w:rsidDel="00000000" w:rsidR="00000000" w:rsidRPr="00000000">
        <w:rPr>
          <w:rtl w:val="0"/>
        </w:rPr>
        <w:t xml:space="preserve">Catalyst databases can support analyses that their creators did not anticipate. Researchers can combine datasets, re-evaluate data points, and test new interpretations [</w:t>
      </w:r>
      <w:hyperlink r:id="rId17">
        <w:r w:rsidDel="00000000" w:rsidR="00000000" w:rsidRPr="00000000">
          <w:rPr>
            <w:color w:val="0000ff"/>
            <w:u w:val="single"/>
            <w:rtl w:val="0"/>
          </w:rPr>
          <w:t xml:space="preserve">10.1038/sdata.2016.18</w:t>
        </w:r>
      </w:hyperlink>
      <w:r w:rsidDel="00000000" w:rsidR="00000000" w:rsidRPr="00000000">
        <w:rPr>
          <w:rtl w:val="0"/>
        </w:rPr>
        <w:t xml:space="preserve">]. A database preserves molecular structures and calculated values; each article presents specific analyses of those data. Reusable databases let researchers test further questions against the same scientific results.</w:t>
      </w:r>
    </w:p>
    <w:p w:rsidR="00000000" w:rsidDel="00000000" w:rsidP="00000000" w:rsidRDefault="00000000" w:rsidRPr="00000000" w14:paraId="0000000F">
      <w:pPr>
        <w:rPr/>
      </w:pPr>
      <w:r w:rsidDel="00000000" w:rsidR="00000000" w:rsidRPr="00000000">
        <w:rPr>
          <w:rtl w:val="0"/>
        </w:rPr>
        <w:t xml:space="preserve">Vocabulary analyses of published abstracts have documented changes associated with LLM assisted writing [</w:t>
      </w:r>
      <w:hyperlink r:id="rId18">
        <w:r w:rsidDel="00000000" w:rsidR="00000000" w:rsidRPr="00000000">
          <w:rPr>
            <w:color w:val="0000ff"/>
            <w:u w:val="single"/>
            <w:rtl w:val="0"/>
          </w:rPr>
          <w:t xml:space="preserve">10.1126/sciadv.adt3813</w:t>
        </w:r>
      </w:hyperlink>
      <w:r w:rsidDel="00000000" w:rsidR="00000000" w:rsidRPr="00000000">
        <w:rPr>
          <w:rtl w:val="0"/>
        </w:rPr>
        <w:t xml:space="preserve">]. Editorials also warn that story driven selection can hide conflicting observations [</w:t>
      </w:r>
      <w:hyperlink r:id="rId19">
        <w:r w:rsidDel="00000000" w:rsidR="00000000" w:rsidRPr="00000000">
          <w:rPr>
            <w:color w:val="0000ff"/>
            <w:u w:val="single"/>
            <w:rtl w:val="0"/>
          </w:rPr>
          <w:t xml:space="preserve">10.1038/nmeth.2726</w:t>
        </w:r>
      </w:hyperlink>
      <w:r w:rsidDel="00000000" w:rsidR="00000000" w:rsidRPr="00000000">
        <w:rPr>
          <w:rtl w:val="0"/>
        </w:rPr>
        <w:t xml:space="preserve">]. Ifargan and colleagues showed that interacting LLM agents can prepare human verifiable papers from annotated data [</w:t>
      </w:r>
      <w:hyperlink r:id="rId20">
        <w:r w:rsidDel="00000000" w:rsidR="00000000" w:rsidRPr="00000000">
          <w:rPr>
            <w:color w:val="0000ff"/>
            <w:u w:val="single"/>
            <w:rtl w:val="0"/>
          </w:rPr>
          <w:t xml:space="preserve">10.1056/aioa2400555</w:t>
        </w:r>
      </w:hyperlink>
      <w:r w:rsidDel="00000000" w:rsidR="00000000" w:rsidRPr="00000000">
        <w:rPr>
          <w:rtl w:val="0"/>
        </w:rPr>
        <w:t xml:space="preserve">]. We build on this work by supplying the LLM with verified DFT calculations, ML predictions, three databases, literature, figures, and project instructions.</w:t>
      </w:r>
    </w:p>
    <w:p w:rsidR="00000000" w:rsidDel="00000000" w:rsidP="00000000" w:rsidRDefault="00000000" w:rsidRPr="00000000" w14:paraId="00000010">
      <w:pPr>
        <w:rPr/>
      </w:pPr>
      <w:r w:rsidDel="00000000" w:rsidR="00000000" w:rsidRPr="00000000">
        <w:rPr>
          <w:rtl w:val="0"/>
        </w:rPr>
        <w:t xml:space="preserve">Our study links three stages. DFT calculations establish adsorption energetics for 88 molecular catalysts. ML predictions extend the analysis to 1176 optimized molecular structures and identify catalyst features associated with lower predicted overpotentials. A guided LLM then prepares the complete article from the verified results. Figure 1 shows the molecular variables, Figure 2 presents DFT scaling relations and ORR thermodynamics, and Figure 3 presents the corresponding ML predictions. Together, these results show how artificial intelligence can accelerate catalyst discovery through DFT calculations, ML predictions, and scientific writing.</w:t>
      </w:r>
    </w:p>
    <w:p w:rsidR="00000000" w:rsidDel="00000000" w:rsidP="00000000" w:rsidRDefault="00000000" w:rsidRPr="00000000" w14:paraId="00000011">
      <w:pPr>
        <w:pStyle w:val="Heading1"/>
        <w:rPr/>
      </w:pPr>
      <w:r w:rsidDel="00000000" w:rsidR="00000000" w:rsidRPr="00000000">
        <w:rPr>
          <w:rtl w:val="0"/>
        </w:rPr>
        <w:t xml:space="preserve">2. Computational methods</w:t>
      </w:r>
    </w:p>
    <w:p w:rsidR="00000000" w:rsidDel="00000000" w:rsidP="00000000" w:rsidRDefault="00000000" w:rsidRPr="00000000" w14:paraId="00000012">
      <w:pPr>
        <w:pStyle w:val="Heading2"/>
        <w:rPr/>
      </w:pPr>
      <w:r w:rsidDel="00000000" w:rsidR="00000000" w:rsidRPr="00000000">
        <w:rPr>
          <w:rtl w:val="0"/>
        </w:rPr>
        <w:t xml:space="preserve">2.1. Catalyst structures</w:t>
      </w:r>
    </w:p>
    <w:p w:rsidR="00000000" w:rsidDel="00000000" w:rsidP="00000000" w:rsidRDefault="00000000" w:rsidRPr="00000000" w14:paraId="00000013">
      <w:pPr>
        <w:rPr/>
      </w:pPr>
      <w:r w:rsidDel="00000000" w:rsidR="00000000" w:rsidRPr="00000000">
        <w:rPr>
          <w:rtl w:val="0"/>
        </w:rPr>
        <w:t xml:space="preserve">The molecular catalysts were assembled from the components shown in Figure 1. Our previous data article defined B1 as the 1,2-phenylenediamine fragment and B2 as a 1,8-naphthalenediamine fragment [</w:t>
      </w:r>
      <w:hyperlink r:id="rId21">
        <w:r w:rsidDel="00000000" w:rsidR="00000000" w:rsidRPr="00000000">
          <w:rPr>
            <w:color w:val="0000ff"/>
            <w:u w:val="single"/>
            <w:rtl w:val="0"/>
          </w:rPr>
          <w:t xml:space="preserve">10.1016/j.dib.2026.112806</w:t>
        </w:r>
      </w:hyperlink>
      <w:r w:rsidDel="00000000" w:rsidR="00000000" w:rsidRPr="00000000">
        <w:rPr>
          <w:rtl w:val="0"/>
        </w:rPr>
        <w:t xml:space="preserve">]. A2 is the fixed dialdehyde – 2-hydroxyisophthalaldehyde. Each molecule contains one dual-atom site with two metal-atom adsorption centers. The two metal positions were occupied by Cr, Mn, Fe, Co, Ni, or Cu, and each of the two bridge positions contained N, O, or S. Every clean and adsorbate structure in the DFT analysis was fully optimized. Three linked molecular catalyst databases were used: the published structure database, the fixed DFT dataset of 88 catalysts, and the larger dataset of 1176 optimized catalysts used for ML predictions. Each optimized structure and its energy were stored in an Atomic Simulation Environment (ASE) database with the catalyst name, metal identities, ligand components, and charge metadata. The ads_site field identifies the metal-atom adsorption center occupied by each intermediate.</w:t>
      </w:r>
    </w:p>
    <w:p w:rsidR="00000000" w:rsidDel="00000000" w:rsidP="00000000" w:rsidRDefault="00000000" w:rsidRPr="00000000" w14:paraId="00000014">
      <w:pPr>
        <w:pStyle w:val="Heading2"/>
        <w:rPr/>
      </w:pPr>
      <w:r w:rsidDel="00000000" w:rsidR="00000000" w:rsidRPr="00000000">
        <w:rPr>
          <w:rtl w:val="0"/>
        </w:rPr>
        <w:t xml:space="preserve">2.2. DFT calculations and adsorption structures</w:t>
      </w:r>
    </w:p>
    <w:p w:rsidR="00000000" w:rsidDel="00000000" w:rsidP="00000000" w:rsidRDefault="00000000" w:rsidRPr="00000000" w14:paraId="00000015">
      <w:pPr>
        <w:rPr/>
      </w:pPr>
      <w:r w:rsidDel="00000000" w:rsidR="00000000" w:rsidRPr="00000000">
        <w:rPr>
          <w:rtl w:val="0"/>
        </w:rPr>
        <w:t xml:space="preserve">Spin polarized DFT calculations were performed with GPAW 25.7 and ASE 3.28.0 software [</w:t>
      </w:r>
      <w:hyperlink r:id="rId22">
        <w:r w:rsidDel="00000000" w:rsidR="00000000" w:rsidRPr="00000000">
          <w:rPr>
            <w:color w:val="0000ff"/>
            <w:u w:val="single"/>
            <w:rtl w:val="0"/>
          </w:rPr>
          <w:t xml:space="preserve">10.1063/5.0182685</w:t>
        </w:r>
      </w:hyperlink>
      <w:r w:rsidDel="00000000" w:rsidR="00000000" w:rsidRPr="00000000">
        <w:rPr>
          <w:rtl w:val="0"/>
        </w:rPr>
        <w:t xml:space="preserve">; </w:t>
      </w:r>
      <w:hyperlink r:id="rId23">
        <w:r w:rsidDel="00000000" w:rsidR="00000000" w:rsidRPr="00000000">
          <w:rPr>
            <w:color w:val="0000ff"/>
            <w:u w:val="single"/>
            <w:rtl w:val="0"/>
          </w:rPr>
          <w:t xml:space="preserve">10.1088/1361-648X/aa680e</w:t>
        </w:r>
      </w:hyperlink>
      <w:r w:rsidDel="00000000" w:rsidR="00000000" w:rsidRPr="00000000">
        <w:rPr>
          <w:rtl w:val="0"/>
        </w:rPr>
        <w:t xml:space="preserve">]. The projector augmented wave method, revised Perdew–Burke–Ernzerhof functional, and D4 dispersion correction were used [</w:t>
      </w:r>
      <w:hyperlink r:id="rId24">
        <w:r w:rsidDel="00000000" w:rsidR="00000000" w:rsidRPr="00000000">
          <w:rPr>
            <w:color w:val="0000ff"/>
            <w:u w:val="single"/>
            <w:rtl w:val="0"/>
          </w:rPr>
          <w:t xml:space="preserve">10.1063/1.5090222</w:t>
        </w:r>
      </w:hyperlink>
      <w:r w:rsidDel="00000000" w:rsidR="00000000" w:rsidRPr="00000000">
        <w:rPr>
          <w:rtl w:val="0"/>
        </w:rPr>
        <w:t xml:space="preserve">]. A plane wave cutoff of 550 eV, real space grid spacing of 0.16 Å, and 6.00 Å of vacuum were applied. Each atomic structure was optimized until the maximum force fell below 0.05 eV Å⁻¹, and only calculations that converged with these parameters entered the fixed DFT set. The setup follows earlier work on related molecular catalysts [</w:t>
      </w:r>
      <w:hyperlink r:id="rId25">
        <w:r w:rsidDel="00000000" w:rsidR="00000000" w:rsidRPr="00000000">
          <w:rPr>
            <w:color w:val="0000ff"/>
            <w:u w:val="single"/>
            <w:rtl w:val="0"/>
          </w:rPr>
          <w:t xml:space="preserve">10.26434/chemrxiv.15001712/v1</w:t>
        </w:r>
      </w:hyperlink>
      <w:r w:rsidDel="00000000" w:rsidR="00000000" w:rsidRPr="00000000">
        <w:rPr>
          <w:rtl w:val="0"/>
        </w:rPr>
        <w:t xml:space="preserve">]. The total charge was set to +2 for every modeled catalyst, including N bridged structures. This consistent cohort represents one charge assignment and the spin states reached by the spin polarized optimizations. A broader electronic structure survey should compare alternative charges, mixed oxidation states, and spin states.</w:t>
      </w:r>
    </w:p>
    <w:p w:rsidR="00000000" w:rsidDel="00000000" w:rsidP="00000000" w:rsidRDefault="00000000" w:rsidRPr="00000000" w14:paraId="00000016">
      <w:pPr>
        <w:pStyle w:val="Heading2"/>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 OH, and OOH were placed at either metal-atom adsorption center in the dual-atom site, and each structure was fully optimized. Gas phase H₂ and H₂O reference structures were calculated with the same settings. Total energies were matched by catalyst name and `ads_site`, so each reaction pathway contains values for the same molecular structure and adsorption center.</w:t>
      </w:r>
    </w:p>
    <w:p w:rsidR="00000000" w:rsidDel="00000000" w:rsidP="00000000" w:rsidRDefault="00000000" w:rsidRPr="00000000" w14:paraId="00000018">
      <w:pPr>
        <w:rPr/>
      </w:pPr>
      <w:r w:rsidDel="00000000" w:rsidR="00000000" w:rsidRPr="00000000">
        <w:rPr>
          <w:rtl w:val="0"/>
        </w:rPr>
        <w:t xml:space="preserve">Adsorption energies for O, OH, and OOH were calculated from the total energies of the corresponding adsorbed structure, clean catalyst, H₂, and H₂O:</w:t>
      </w:r>
    </w:p>
    <w:p w:rsidR="00000000" w:rsidDel="00000000" w:rsidP="00000000" w:rsidRDefault="00000000" w:rsidRPr="00000000" w14:paraId="00000019">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*OH</m:t>
            </m:r>
          </m:sub>
        </m:sSub>
        <m:r>
          <w:rPr>
            <w:rFonts w:ascii="Cambria Math" w:cs="Cambria Math" w:eastAsia="Cambria Math" w:hAnsi="Cambria Math"/>
          </w:rPr>
          <m:t xml:space="preserve"> + (1/2)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tab/>
        <w:t xml:space="preserve">(1)</w:t>
      </w:r>
    </w:p>
    <w:p w:rsidR="00000000" w:rsidDel="00000000" w:rsidP="00000000" w:rsidRDefault="00000000" w:rsidRPr="00000000" w14:paraId="0000001A">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tab/>
        <w:t xml:space="preserve">(2)</w:t>
      </w:r>
    </w:p>
    <w:p w:rsidR="00000000" w:rsidDel="00000000" w:rsidP="00000000" w:rsidRDefault="00000000" w:rsidRPr="00000000" w14:paraId="0000001B">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*OOH</m:t>
            </m:r>
          </m:sub>
        </m:sSub>
        <m:r>
          <w:rPr>
            <w:rFonts w:ascii="Cambria Math" w:cs="Cambria Math" w:eastAsia="Cambria Math" w:hAnsi="Cambria Math"/>
          </w:rPr>
          <m:t xml:space="preserve"> + (3/2)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- 2</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tab/>
        <w:t xml:space="preserve">(3)</w:t>
      </w:r>
    </w:p>
    <w:p w:rsidR="00000000" w:rsidDel="00000000" w:rsidP="00000000" w:rsidRDefault="00000000" w:rsidRPr="00000000" w14:paraId="0000001C">
      <w:pPr>
        <w:rPr/>
      </w:pPr>
      <w:r w:rsidDel="00000000" w:rsidR="00000000" w:rsidRPr="00000000">
        <w:rPr>
          <w:rtl w:val="0"/>
        </w:rPr>
        <w:t xml:space="preserve">In Eqs. </w:t>
      </w:r>
      <w:sdt>
        <w:sdtPr>
          <w:id w:val="2012244364"/>
          <w:tag w:val="goog_rdk_51"/>
        </w:sdtPr>
        <w:sdtContent>
          <w:del w:author="Vladislav Ivanistsev" w:id="25" w:date="2026-10-13T15:37:15Z">
            <w:r w:rsidDel="00000000" w:rsidR="00000000" w:rsidRPr="00000000">
              <w:rPr>
                <w:rtl w:val="0"/>
              </w:rPr>
              <w:delText xml:space="preserve">(</w:delText>
            </w:r>
          </w:del>
        </w:sdtContent>
      </w:sdt>
      <w:r w:rsidDel="00000000" w:rsidR="00000000" w:rsidRPr="00000000">
        <w:rPr>
          <w:rtl w:val="0"/>
        </w:rPr>
        <w:t xml:space="preserve">1</w:t>
      </w:r>
      <w:sdt>
        <w:sdtPr>
          <w:id w:val="1242703319"/>
          <w:tag w:val="goog_rdk_52"/>
        </w:sdtPr>
        <w:sdtContent>
          <w:del w:author="Vladislav Ivanistsev" w:id="26" w:date="2026-10-13T15:37:14Z">
            <w:r w:rsidDel="00000000" w:rsidR="00000000" w:rsidRPr="00000000">
              <w:rPr>
                <w:rtl w:val="0"/>
              </w:rPr>
              <w:delText xml:space="preserve">)</w:delText>
            </w:r>
          </w:del>
        </w:sdtContent>
      </w:sdt>
      <w:r w:rsidDel="00000000" w:rsidR="00000000" w:rsidRPr="00000000">
        <w:rPr>
          <w:rtl w:val="0"/>
        </w:rPr>
        <w:t xml:space="preserve">–</w:t>
      </w:r>
      <w:sdt>
        <w:sdtPr>
          <w:id w:val="1084351554"/>
          <w:tag w:val="goog_rdk_53"/>
        </w:sdtPr>
        <w:sdtContent>
          <w:del w:author="Vladislav Ivanistsev" w:id="27" w:date="2026-10-13T15:37:18Z">
            <w:r w:rsidDel="00000000" w:rsidR="00000000" w:rsidRPr="00000000">
              <w:rPr>
                <w:rtl w:val="0"/>
              </w:rPr>
              <w:delText xml:space="preserve">(</w:delText>
            </w:r>
          </w:del>
        </w:sdtContent>
      </w:sdt>
      <w:r w:rsidDel="00000000" w:rsidR="00000000" w:rsidRPr="00000000">
        <w:rPr>
          <w:rtl w:val="0"/>
        </w:rPr>
        <w:t xml:space="preserve">3</w:t>
      </w:r>
      <w:sdt>
        <w:sdtPr>
          <w:id w:val="-1987690843"/>
          <w:tag w:val="goog_rdk_54"/>
        </w:sdtPr>
        <w:sdtContent>
          <w:del w:author="Vladislav Ivanistsev" w:id="28" w:date="2026-10-13T15:37:21Z">
            <w:r w:rsidDel="00000000" w:rsidR="00000000" w:rsidRPr="00000000">
              <w:rPr>
                <w:rtl w:val="0"/>
              </w:rPr>
              <w:delText xml:space="preserve">)</w:delText>
            </w:r>
          </w:del>
        </w:sdtContent>
      </w:sdt>
      <w:r w:rsidDel="00000000" w:rsidR="00000000" w:rsidRPr="00000000">
        <w:rPr>
          <w:rtl w:val="0"/>
        </w:rPr>
        <w:t xml:space="preserve">, the left side is the adsorption energy of the named intermediate. The terms on the right are the total energies of the adsorbed catalyst, clean catalyst, gas phase H₂, and gas phase H₂O; * identifies the selected adsorption center. The supplied adsorption free energies were used in the scaling and thermodynamic analyses.</w:t>
      </w:r>
    </w:p>
    <w:p w:rsidR="00000000" w:rsidDel="00000000" w:rsidP="00000000" w:rsidRDefault="00000000" w:rsidRPr="00000000" w14:paraId="0000001D">
      <w:pPr>
        <w:pStyle w:val="Heading2"/>
        <w:rPr/>
      </w:pPr>
      <w:r w:rsidDel="00000000" w:rsidR="00000000" w:rsidRPr="00000000">
        <w:rPr>
          <w:rtl w:val="0"/>
        </w:rPr>
        <w:t xml:space="preserve">2.3. Adsorption free energies and ORR thermodynamics</w:t>
      </w:r>
    </w:p>
    <w:p w:rsidR="00000000" w:rsidDel="00000000" w:rsidP="00000000" w:rsidRDefault="00000000" w:rsidRPr="00000000" w14:paraId="0000001E">
      <w:pPr>
        <w:rPr/>
      </w:pPr>
      <w:r w:rsidDel="00000000" w:rsidR="00000000" w:rsidRPr="00000000">
        <w:rPr>
          <w:rtl w:val="0"/>
        </w:rPr>
        <w:t xml:space="preserve">Adsorption energies were converted to adsorption free energies by adding zero point and entropic corrections:</w:t>
      </w:r>
    </w:p>
    <w:p w:rsidR="00000000" w:rsidDel="00000000" w:rsidP="00000000" w:rsidRDefault="00000000" w:rsidRPr="00000000" w14:paraId="0000001F">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ZP,X</m:t>
            </m:r>
          </m:sub>
        </m:sSub>
        <m:r>
          <w:rPr>
            <w:rFonts w:ascii="Cambria Math" w:cs="Cambria Math" w:eastAsia="Cambria Math" w:hAnsi="Cambria Math"/>
          </w:rPr>
          <m:t xml:space="preserve"> - T</m:t>
        </m:r>
        <m:r>
          <w:rPr>
            <w:rFonts w:ascii="Cambria Math" w:cs="Cambria Math" w:eastAsia="Cambria Math" w:hAnsi="Cambria Math"/>
          </w:rPr>
          <m:t>Δ</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X</m:t>
            </m:r>
          </m:sub>
        </m:sSub>
      </m:oMath>
      <w:r w:rsidDel="00000000" w:rsidR="00000000" w:rsidRPr="00000000">
        <w:rPr>
          <w:rtl w:val="0"/>
        </w:rPr>
        <w:tab/>
        <w:t xml:space="preserve">(4)</w:t>
      </w:r>
    </w:p>
    <w:p w:rsidR="00000000" w:rsidDel="00000000" w:rsidP="00000000" w:rsidRDefault="00000000" w:rsidRPr="00000000" w14:paraId="00000020">
      <w:pPr>
        <w:rPr/>
      </w:pPr>
      <w:r w:rsidDel="00000000" w:rsidR="00000000" w:rsidRPr="00000000">
        <w:rPr>
          <w:rtl w:val="0"/>
        </w:rPr>
        <w:t xml:space="preserve">In Eq. (4), </w:t>
      </w:r>
      <w:r w:rsidDel="00000000" w:rsidR="00000000" w:rsidRPr="00000000">
        <w:rPr>
          <w:i w:val="1"/>
          <w:iCs w:val="1"/>
          <w:rtl w:val="0"/>
        </w:rPr>
        <w:t xml:space="preserve">X</w:t>
      </w:r>
      <w:r w:rsidDel="00000000" w:rsidR="00000000" w:rsidRPr="00000000">
        <w:rPr>
          <w:rtl w:val="0"/>
        </w:rPr>
        <w:t xml:space="preserve"> denotes O, OH, or OOH; </w:t>
      </w:r>
      <w:r w:rsidDel="00000000" w:rsidR="00000000" w:rsidRPr="00000000">
        <w:rPr>
          <w:i w:val="1"/>
          <w:iCs w:val="1"/>
          <w:rtl w:val="0"/>
        </w:rPr>
        <w:t xml:space="preserve">E</w:t>
      </w:r>
      <w:r w:rsidDel="00000000" w:rsidR="00000000" w:rsidRPr="00000000">
        <w:rPr>
          <w:rtl w:val="0"/>
        </w:rPr>
        <w:t xml:space="preserve"> and </w:t>
      </w:r>
      <w:r w:rsidDel="00000000" w:rsidR="00000000" w:rsidRPr="00000000">
        <w:rPr>
          <w:i w:val="1"/>
          <w:iCs w:val="1"/>
          <w:rtl w:val="0"/>
        </w:rPr>
        <w:t xml:space="preserve">G</w:t>
      </w:r>
      <w:r w:rsidDel="00000000" w:rsidR="00000000" w:rsidRPr="00000000">
        <w:rPr>
          <w:rtl w:val="0"/>
        </w:rPr>
        <w:t xml:space="preserve"> denote electronic energy and Gibbs free energy; </w:t>
      </w:r>
      <w:r w:rsidDel="00000000" w:rsidR="00000000" w:rsidRPr="00000000">
        <w:rPr>
          <w:i w:val="1"/>
          <w:iCs w:val="1"/>
          <w:rtl w:val="0"/>
        </w:rPr>
        <w:t xml:space="preserve">T</w:t>
      </w:r>
      <w:r w:rsidDel="00000000" w:rsidR="00000000" w:rsidRPr="00000000">
        <w:rPr>
          <w:rtl w:val="0"/>
        </w:rPr>
        <w:t xml:space="preserve"> is temperature; S is entropy; and ZP identifies the zero point contribution. The supplied adsorption free energies already include these corrections. The four reduction potentials for the associative four electron ORR pathway were evaluated with the computational hydrogen electrode (CHE) method [</w:t>
      </w:r>
      <w:hyperlink r:id="rId26">
        <w:r w:rsidDel="00000000" w:rsidR="00000000" w:rsidRPr="00000000">
          <w:rPr>
            <w:color w:val="0000ff"/>
            <w:u w:val="single"/>
            <w:rtl w:val="0"/>
          </w:rPr>
          <w:t xml:space="preserve">10.1021/jp047349j</w:t>
        </w:r>
      </w:hyperlink>
      <w:r w:rsidDel="00000000" w:rsidR="00000000" w:rsidRPr="00000000">
        <w:rPr>
          <w:rtl w:val="0"/>
        </w:rPr>
        <w:t xml:space="preserve">]:</w:t>
      </w:r>
    </w:p>
    <w:p w:rsidR="00000000" w:rsidDel="00000000" w:rsidP="00000000" w:rsidRDefault="00000000" w:rsidRPr="00000000" w14:paraId="00000021">
      <w:pPr>
        <w:tabs>
          <w:tab w:val="center" w:leader="none" w:pos="4819"/>
          <w:tab w:val="right" w:leader="none" w:pos="9638"/>
        </w:tabs>
        <w:jc w:val="left"/>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 = (4.92 eV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e</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e</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3</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4</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m:t>
        </m:r>
        <m:r>
          <w:rPr/>
          <m:t xml:space="preserve"> </m:t>
        </m:r>
      </m:oMath>
      <w:r w:rsidDel="00000000" w:rsidR="00000000" w:rsidRPr="00000000">
        <w:rPr>
          <w:rtl w:val="0"/>
        </w:rPr>
        <w:tab/>
        <w:t xml:space="preserve">(5)</w:t>
      </w:r>
    </w:p>
    <w:p w:rsidR="00000000" w:rsidDel="00000000" w:rsidP="00000000" w:rsidRDefault="00000000" w:rsidRPr="00000000" w14:paraId="00000022">
      <w:pPr>
        <w:rPr/>
      </w:pPr>
      <w:r w:rsidDel="00000000" w:rsidR="00000000" w:rsidRPr="00000000">
        <w:rPr>
          <w:rtl w:val="0"/>
        </w:rPr>
        <w:t xml:space="preserve">Equation (5) defines the positive reduction potentials for the four steps O₂ to OOH, OOH to O, O to OH, and OH to H₂O; * identifies an adsorbed intermediate and </w:t>
      </w:r>
      <w:r w:rsidDel="00000000" w:rsidR="00000000" w:rsidRPr="00000000">
        <w:rPr>
          <w:i w:val="1"/>
          <w:iCs w:val="1"/>
          <w:rtl w:val="0"/>
        </w:rPr>
        <w:t xml:space="preserve">e</w:t>
      </w:r>
      <w:r w:rsidDel="00000000" w:rsidR="00000000" w:rsidRPr="00000000">
        <w:rPr>
          <w:rtl w:val="0"/>
        </w:rPr>
        <w:t xml:space="preserve"> is the elementary charge. The limiting potential is defined as the lowest of the four step potentials:</w:t>
      </w:r>
    </w:p>
    <w:p w:rsidR="00000000" w:rsidDel="00000000" w:rsidP="00000000" w:rsidRDefault="00000000" w:rsidRPr="00000000" w14:paraId="00000023">
      <w:pPr>
        <w:tabs>
          <w:tab w:val="center" w:leader="none" w:pos="4819"/>
          <w:tab w:val="right" w:leader="none" w:pos="9638"/>
        </w:tabs>
        <w:jc w:val="left"/>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r>
          <w:rPr>
            <w:rFonts w:ascii="Cambria Math" w:cs="Cambria Math" w:eastAsia="Cambria Math" w:hAnsi="Cambria Math"/>
          </w:rPr>
          <m:t xml:space="preserve"> = min(</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3</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4</m:t>
            </m:r>
          </m:sub>
        </m:sSub>
        <m:r>
          <w:rPr>
            <w:rFonts w:ascii="Cambria Math" w:cs="Cambria Math" w:eastAsia="Cambria Math" w:hAnsi="Cambria Math"/>
          </w:rPr>
          <m:t xml:space="preserve">)</m:t>
        </m:r>
      </m:oMath>
      <w:r w:rsidDel="00000000" w:rsidR="00000000" w:rsidRPr="00000000">
        <w:rPr>
          <w:rtl w:val="0"/>
        </w:rPr>
        <w:tab/>
        <w:t xml:space="preserve">(6)</w:t>
      </w:r>
    </w:p>
    <w:p w:rsidR="00000000" w:rsidDel="00000000" w:rsidP="00000000" w:rsidRDefault="00000000" w:rsidRPr="00000000" w14:paraId="00000024">
      <w:pPr>
        <w:rPr/>
      </w:pPr>
      <w:r w:rsidDel="00000000" w:rsidR="00000000" w:rsidRPr="00000000">
        <w:rPr>
          <w:rtl w:val="0"/>
        </w:rPr>
        <w:t xml:space="preserve">The symbol on the left of Eq. (6) denotes the limiting potential. The ORR overpotential was evaluated relative to the equilibrium potential of 1.23 V:</w:t>
      </w:r>
    </w:p>
    <w:p w:rsidR="00000000" w:rsidDel="00000000" w:rsidP="00000000" w:rsidRDefault="00000000" w:rsidRPr="00000000" w14:paraId="00000025">
      <w:pPr>
        <w:tabs>
          <w:tab w:val="center" w:leader="none" w:pos="4819"/>
          <w:tab w:val="right" w:leader="none" w:pos="9638"/>
        </w:tabs>
        <w:jc w:val="left"/>
        <w:rPr/>
      </w:pPr>
      <w:r w:rsidDel="00000000" w:rsidR="00000000" w:rsidRPr="00000000">
        <w:rPr>
          <w:rtl w:val="0"/>
        </w:rPr>
        <w:tab/>
      </w:r>
      <m:oMath>
        <m:sSub>
          <m:sSubPr>
            <m:ctrlPr>
              <w:rPr>
                <w:rFonts w:ascii="Cambria Math" w:cs="Cambria Math" w:eastAsia="Cambria Math" w:hAnsi="Cambria Math"/>
              </w:rPr>
            </m:ctrlPr>
          </m:sSubPr>
          <m:e>
            <m:r>
              <m:t>η</m:t>
            </m:r>
          </m:e>
          <m:sub>
            <m:r>
              <w:rPr>
                <w:rFonts w:ascii="Cambria Math" w:cs="Cambria Math" w:eastAsia="Cambria Math" w:hAnsi="Cambria Math"/>
              </w:rPr>
              <m:t xml:space="preserve">ORR</m:t>
            </m:r>
          </m:sub>
        </m:sSub>
        <m:r>
          <w:rPr>
            <w:rFonts w:ascii="Cambria Math" w:cs="Cambria Math" w:eastAsia="Cambria Math" w:hAnsi="Cambria Math"/>
          </w:rPr>
          <m:t xml:space="preserve"> = 1.23 V -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oMath>
      <w:r w:rsidDel="00000000" w:rsidR="00000000" w:rsidRPr="00000000">
        <w:rPr>
          <w:rtl w:val="0"/>
        </w:rPr>
        <w:tab/>
        <w:t xml:space="preserve">(7)</w:t>
      </w:r>
    </w:p>
    <w:p w:rsidR="00000000" w:rsidDel="00000000" w:rsidP="00000000" w:rsidRDefault="00000000" w:rsidRPr="00000000" w14:paraId="00000026">
      <w:pPr>
        <w:rPr/>
      </w:pPr>
      <w:r w:rsidDel="00000000" w:rsidR="00000000" w:rsidRPr="00000000">
        <w:rPr>
          <w:rtl w:val="0"/>
        </w:rPr>
        <w:t xml:space="preserve">Equation (7) defines the ORR overpotential. Chemical subscripts in Eqs. (5)–(7) identify the adsorbed intermediate or reaction quantity.</w:t>
      </w:r>
    </w:p>
    <w:p w:rsidR="00000000" w:rsidDel="00000000" w:rsidP="00000000" w:rsidRDefault="00000000" w:rsidRPr="00000000" w14:paraId="00000027">
      <w:pPr>
        <w:pStyle w:val="Heading2"/>
        <w:rPr/>
      </w:pPr>
      <w:r w:rsidDel="00000000" w:rsidR="00000000" w:rsidRPr="00000000">
        <w:rPr>
          <w:rtl w:val="0"/>
        </w:rPr>
        <w:t xml:space="preserve">2.4. Scaling and thermodynamic activity analyses</w:t>
      </w:r>
    </w:p>
    <w:p w:rsidR="00000000" w:rsidDel="00000000" w:rsidP="00000000" w:rsidRDefault="00000000" w:rsidRPr="00000000" w14:paraId="00000028">
      <w:pPr>
        <w:rPr/>
      </w:pPr>
      <w:r w:rsidDel="00000000" w:rsidR="00000000" w:rsidRPr="00000000">
        <w:rPr>
          <w:rtl w:val="0"/>
        </w:rPr>
        <w:t xml:space="preserve">The relations of O and OOH adsorption free energies to OH adsorption free energy were evaluated by ordinary least squares:</w:t>
      </w:r>
    </w:p>
    <w:p w:rsidR="00000000" w:rsidDel="00000000" w:rsidP="00000000" w:rsidRDefault="00000000" w:rsidRPr="00000000" w14:paraId="00000029">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O</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O</m:t>
            </m:r>
          </m:sub>
        </m:sSub>
        <m:r>
          <w:rPr/>
          <m:t xml:space="preserve"> </m:t>
        </m:r>
        <m:r>
          <w:rP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OOH</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OOH</m:t>
            </m:r>
          </m:sub>
        </m:sSub>
        <m:r>
          <w:rPr/>
          <m:t xml:space="preserve"> </m:t>
        </m:r>
      </m:oMath>
      <w:r w:rsidDel="00000000" w:rsidR="00000000" w:rsidRPr="00000000">
        <w:rPr>
          <w:rtl w:val="0"/>
        </w:rPr>
        <w:tab/>
        <w:t xml:space="preserve">(8)</w:t>
      </w:r>
    </w:p>
    <w:p w:rsidR="00000000" w:rsidDel="00000000" w:rsidP="00000000" w:rsidRDefault="00000000" w:rsidRPr="00000000" w14:paraId="0000002A">
      <w:pPr>
        <w:rPr/>
      </w:pPr>
      <w:r w:rsidDel="00000000" w:rsidR="00000000" w:rsidRPr="00000000">
        <w:rPr>
          <w:rtl w:val="0"/>
        </w:rPr>
        <w:t xml:space="preserve">In Eq. (8), α and β are the slope and intercept for the intermediate identified by the subscript. The fitted relations were propagated through the four ORR steps to obtain the scaling based activity curve in Figures 2 and 3. An ideal reference relation was defined with an OOH–OH free energy separation of 2.46 eV:</w:t>
      </w:r>
    </w:p>
    <w:p w:rsidR="00000000" w:rsidDel="00000000" w:rsidP="00000000" w:rsidRDefault="00000000" w:rsidRPr="00000000" w14:paraId="0000002B">
      <w:pPr>
        <w:tabs>
          <w:tab w:val="center" w:leader="none" w:pos="4819"/>
          <w:tab w:val="right" w:leader="none" w:pos="9638"/>
        </w:tabs>
        <w:jc w:val="left"/>
        <w:rPr/>
      </w:pPr>
      <w:r w:rsidDel="00000000" w:rsidR="00000000" w:rsidRPr="00000000">
        <w:rPr>
          <w:rtl w:val="0"/>
        </w:rPr>
        <w:tab/>
      </w:r>
      <m:oMath>
        <m:r>
          <m:t>Δ</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e>
          <m:sup>
            <m:r>
              <w:rPr>
                <w:rFonts w:ascii="Cambria Math" w:cs="Cambria Math" w:eastAsia="Cambria Math" w:hAnsi="Cambria Math"/>
              </w:rPr>
              <m:t xml:space="preserve">ideal</m:t>
            </m:r>
          </m:sup>
        </m:sSup>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+ 2.46 eV</m:t>
        </m:r>
        <m:r>
          <w:rPr/>
          <m:t xml:space="preserve"> </m:t>
        </m:r>
        <m:sSub>
          <m:sSubPr>
            <m:ctrlPr>
              <w:rPr>
                <w:rFonts w:ascii="Cambria Math" w:cs="Cambria Math" w:eastAsia="Cambria Math" w:hAnsi="Cambria Math"/>
              </w:rPr>
            </m:ctrlPr>
          </m:sSubPr>
          <m:e>
            <m:r>
              <w:rPr/>
              <m:t>η</m:t>
            </m:r>
          </m:e>
          <m:sub>
            <m:r>
              <w:rPr>
                <w:rFonts w:ascii="Cambria Math" w:cs="Cambria Math" w:eastAsia="Cambria Math" w:hAnsi="Cambria Math"/>
              </w:rPr>
              <m:t xml:space="preserve">ideal</m:t>
            </m:r>
          </m:sub>
        </m:sSub>
        <m:r>
          <w:rPr>
            <w:rFonts w:ascii="Cambria Math" w:cs="Cambria Math" w:eastAsia="Cambria Math" w:hAnsi="Cambria Math"/>
          </w:rPr>
          <m:t xml:space="preserve"> = 1.23 V - min(Δ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 (2.46 eV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m:t>
        </m:r>
        <m:r>
          <w:rPr/>
          <m:t xml:space="preserve"> </m:t>
        </m:r>
      </m:oMath>
      <w:r w:rsidDel="00000000" w:rsidR="00000000" w:rsidRPr="00000000">
        <w:rPr>
          <w:rtl w:val="0"/>
        </w:rPr>
        <w:tab/>
        <w:t xml:space="preserve">(9)</w:t>
      </w:r>
    </w:p>
    <w:p w:rsidR="00000000" w:rsidDel="00000000" w:rsidP="00000000" w:rsidRDefault="00000000" w:rsidRPr="00000000" w14:paraId="0000002C">
      <w:pPr>
        <w:rPr/>
      </w:pPr>
      <w:r w:rsidDel="00000000" w:rsidR="00000000" w:rsidRPr="00000000">
        <w:rPr>
          <w:rtl w:val="0"/>
        </w:rPr>
        <w:t xml:space="preserve">In Eq. (9), OH removal defines the left branch and OOH formation defines the right branch. The branches meet at an OH adsorption free energy of 1.23 eV and zero overpotential. Catalyst activity was interpreted thermodynamically; kinetic activity also depends on activation barriers.</w:t>
      </w:r>
    </w:p>
    <w:p w:rsidR="00000000" w:rsidDel="00000000" w:rsidP="00000000" w:rsidRDefault="00000000" w:rsidRPr="00000000" w14:paraId="0000002D">
      <w:pPr>
        <w:pStyle w:val="Heading2"/>
        <w:rPr/>
      </w:pPr>
      <w:r w:rsidDel="00000000" w:rsidR="00000000" w:rsidRPr="00000000">
        <w:rPr>
          <w:rtl w:val="0"/>
        </w:rPr>
        <w:t xml:space="preserve">2.5. Regression analysis and catalyst-family screening</w:t>
      </w:r>
    </w:p>
    <w:p w:rsidR="00000000" w:rsidDel="00000000" w:rsidP="00000000" w:rsidRDefault="00000000" w:rsidRPr="00000000" w14:paraId="0000002E">
      <w:pPr>
        <w:rPr/>
      </w:pPr>
      <w:r w:rsidDel="00000000" w:rsidR="00000000" w:rsidRPr="00000000">
        <w:rPr>
          <w:rtl w:val="0"/>
        </w:rPr>
        <w:t xml:space="preserve">The adsorption free energies from the fixed 88 catalyst DFT dataset were used to train separate ridge regression models for OH, O, and OOH. Descriptors of the clean catalysts represented the electron population, charge, spin, metal pair polarization, and ligand environment. Eight predictors were used for OH and O, and six were used for OOH. The parameter tables retain the training medians, means, standard deviations, standardized coefficients, and ridge parameters. The ridge parameter was 0.10 for OH and 1.00 for O and OOH. The models were applied to the separate database of 1176 optimized structures described in Section 2.1.</w:t>
      </w:r>
    </w:p>
    <w:p w:rsidR="00000000" w:rsidDel="00000000" w:rsidP="00000000" w:rsidRDefault="00000000" w:rsidRPr="00000000" w14:paraId="0000002F">
      <w:pPr>
        <w:rPr/>
      </w:pPr>
      <w:r w:rsidDel="00000000" w:rsidR="00000000" w:rsidRPr="00000000">
        <w:rPr>
          <w:rtl w:val="0"/>
        </w:rPr>
        <w:t xml:space="preserve">The predicted OH, O, and OOH values were joined by catalyst name and `ads_site` before the CHE step potentials and overpotentials were evaluated. This produced 2080 complete catalyst and adsorption center combinations across all 1176 structures. The Figure 2 energy filters retained 2021 combinations across 1156 catalysts for Figure 3. For comparison of structural families, the most active pool in each DFT or ML dataset was defined as the lowest 10% of retained overpotentials, rounded upward to a whole catalyst and adsorption center combination.</w:t>
      </w:r>
    </w:p>
    <w:p w:rsidR="00000000" w:rsidDel="00000000" w:rsidP="00000000" w:rsidRDefault="00000000" w:rsidRPr="00000000" w14:paraId="00000030">
      <w:pPr>
        <w:pStyle w:val="Heading2"/>
        <w:rPr/>
      </w:pPr>
      <w:r w:rsidDel="00000000" w:rsidR="00000000" w:rsidRPr="00000000">
        <w:rPr>
          <w:rtl w:val="0"/>
        </w:rPr>
        <w:t xml:space="preserve">2.6. LLM manuscript generation</w:t>
      </w:r>
    </w:p>
    <w:p w:rsidR="00000000" w:rsidDel="00000000" w:rsidP="00000000" w:rsidRDefault="00000000" w:rsidRPr="00000000" w14:paraId="00000031">
      <w:pPr>
        <w:rPr/>
      </w:pPr>
      <w:r w:rsidDel="00000000" w:rsidR="00000000" w:rsidRPr="00000000">
        <w:rPr>
          <w:rtl w:val="0"/>
        </w:rPr>
        <w:t xml:space="preserve">An LLM accessed through OpenAI Codex was used to prepare the complete manuscript from the calculations, model predictions, figures, literature, and project instructions. Data to paper generation with interacting LLM agents and source linked outputs has been reported by Ifargan and colleagues [</w:t>
      </w:r>
      <w:hyperlink r:id="rId27">
        <w:r w:rsidDel="00000000" w:rsidR="00000000" w:rsidRPr="00000000">
          <w:rPr>
            <w:color w:val="0000ff"/>
            <w:u w:val="single"/>
            <w:rtl w:val="0"/>
          </w:rPr>
          <w:t xml:space="preserve">10.1056/aioa2400555</w:t>
        </w:r>
      </w:hyperlink>
      <w:r w:rsidDel="00000000" w:rsidR="00000000" w:rsidRPr="00000000">
        <w:rPr>
          <w:rtl w:val="0"/>
        </w:rPr>
        <w:t xml:space="preserve">]. The present procedure was developed for one consolidated prompt that generates a complete electrochemistry article after extensive human guidance.</w:t>
      </w:r>
    </w:p>
    <w:p w:rsidR="00000000" w:rsidDel="00000000" w:rsidP="00000000" w:rsidRDefault="00000000" w:rsidRPr="00000000" w14:paraId="00000032">
      <w:pPr>
        <w:rPr/>
      </w:pPr>
      <w:r w:rsidDel="00000000" w:rsidR="00000000" w:rsidRPr="00000000">
        <w:rPr>
          <w:rtl w:val="0"/>
        </w:rPr>
        <w:t xml:space="preserve">The manuscript instructions were developed through repeated human guidance over approximately two weeks. Scientific terminology, source authority, database matching, analysis code, figure construction, journal requirements, article structure, and writing style were tested and corrected. Ten defined functions covered project curation, scientific auditing, programming, figure preparation, supervision, drafting, literature synthesis, document construction, style editing, and release auditing.</w:t>
      </w:r>
    </w:p>
    <w:p w:rsidR="00000000" w:rsidDel="00000000" w:rsidP="00000000" w:rsidRDefault="00000000" w:rsidRPr="00000000" w14:paraId="00000033">
      <w:pPr>
        <w:rPr/>
      </w:pPr>
      <w:r w:rsidDel="00000000" w:rsidR="00000000" w:rsidRPr="00000000">
        <w:rPr>
          <w:rtl w:val="0"/>
        </w:rPr>
        <w:t xml:space="preserve">The consolidated prompt generated the complete article from verified scientific inputs and tested instructions. Human researchers checked the calculations, ML predictions, figures, citations, terminology, and scientific interpretation before approving the article.</w:t>
      </w:r>
    </w:p>
    <w:p w:rsidR="00000000" w:rsidDel="00000000" w:rsidP="00000000" w:rsidRDefault="00000000" w:rsidRPr="00000000" w14:paraId="00000034">
      <w:pPr>
        <w:pStyle w:val="Heading1"/>
        <w:rPr/>
      </w:pPr>
      <w:r w:rsidDel="00000000" w:rsidR="00000000" w:rsidRPr="00000000">
        <w:rPr>
          <w:rtl w:val="0"/>
        </w:rPr>
        <w:t xml:space="preserve">3. Results and discussion</w:t>
      </w:r>
    </w:p>
    <w:p w:rsidR="00000000" w:rsidDel="00000000" w:rsidP="00000000" w:rsidRDefault="00000000" w:rsidRPr="00000000" w14:paraId="00000035">
      <w:pPr>
        <w:pStyle w:val="Heading2"/>
        <w:rPr/>
      </w:pPr>
      <w:r w:rsidDel="00000000" w:rsidR="00000000" w:rsidRPr="00000000">
        <w:rPr>
          <w:rtl w:val="0"/>
        </w:rPr>
        <w:t xml:space="preserve">3.1. Molecular structures and adsorption centers</w:t>
      </w:r>
    </w:p>
    <w:p w:rsidR="00000000" w:rsidDel="00000000" w:rsidP="00000000" w:rsidRDefault="00000000" w:rsidRPr="00000000" w14:paraId="00000036">
      <w:pPr>
        <w:rPr/>
      </w:pPr>
      <w:r w:rsidDel="00000000" w:rsidR="00000000" w:rsidRPr="00000000">
        <w:rPr>
          <w:rtl w:val="0"/>
        </w:rPr>
        <w:t xml:space="preserve">Figure 1 shows the common molecular structure and the four component classes used to build the catalyst </w:t>
      </w:r>
      <w:sdt>
        <w:sdtPr>
          <w:id w:val="32097976"/>
          <w:tag w:val="goog_rdk_55"/>
        </w:sdtPr>
        <w:sdtContent>
          <w:ins w:author="Vladislav Ivanistsev" w:id="29" w:date="2026-10-13T10:46:53Z">
            <w:r w:rsidDel="00000000" w:rsidR="00000000" w:rsidRPr="00000000">
              <w:rPr>
                <w:rtl w:val="0"/>
              </w:rPr>
              <w:t xml:space="preserve">dataset</w:t>
            </w:r>
          </w:ins>
        </w:sdtContent>
      </w:sdt>
      <w:sdt>
        <w:sdtPr>
          <w:id w:val="30580769"/>
          <w:tag w:val="goog_rdk_56"/>
        </w:sdtPr>
        <w:sdtContent>
          <w:del w:author="Vladislav Ivanistsev" w:id="29" w:date="2026-10-13T10:46:53Z">
            <w:r w:rsidDel="00000000" w:rsidR="00000000" w:rsidRPr="00000000">
              <w:rPr>
                <w:rtl w:val="0"/>
              </w:rPr>
              <w:delText xml:space="preserve">library</w:delText>
            </w:r>
          </w:del>
        </w:sdtContent>
      </w:sdt>
      <w:r w:rsidDel="00000000" w:rsidR="00000000" w:rsidRPr="00000000">
        <w:rPr>
          <w:rtl w:val="0"/>
        </w:rPr>
        <w:t xml:space="preserve">. Each molecule contains one dual-atom site with two metal-atom adsorption centers. The metal identities, bridge atoms, and diamine vary in the 88 catalyst DFT set, while A2 remains the fixed dialdehyde. The database retains the occupied adsorption center when an intermediate binds at either metal atom.</w:t>
      </w:r>
    </w:p>
    <w:p w:rsidR="00000000" w:rsidDel="00000000" w:rsidP="00000000" w:rsidRDefault="00000000" w:rsidRPr="00000000" w14:paraId="00000037">
      <w:pPr>
        <w:jc w:val="center"/>
        <w:rPr/>
      </w:pPr>
      <w:r w:rsidDel="00000000" w:rsidR="00000000" w:rsidRPr="00000000">
        <w:rPr/>
        <w:drawing>
          <wp:inline distB="0" distT="0" distL="114300" distR="114300">
            <wp:extent cx="2970000" cy="2611709"/>
            <wp:effectExtent b="0" l="0" r="0" t="0"/>
            <wp:docPr id="10"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970000" cy="261170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b w:val="1"/>
          <w:bCs w:val="1"/>
          <w:rtl w:val="0"/>
        </w:rPr>
        <w:t xml:space="preserve">Figure 1. </w:t>
      </w:r>
      <w:r w:rsidDel="00000000" w:rsidR="00000000" w:rsidRPr="00000000">
        <w:rPr>
          <w:rFonts w:ascii="Arial" w:cs="Arial" w:eastAsia="Arial" w:hAnsi="Arial"/>
          <w:rtl w:val="0"/>
        </w:rPr>
        <w:t xml:space="preserve">Modular molecular structure of the </w:t>
      </w:r>
      <w:sdt>
        <w:sdtPr>
          <w:id w:val="1177710966"/>
          <w:tag w:val="goog_rdk_57"/>
        </w:sdtPr>
        <w:sdtContent>
          <w:ins w:author="Vladislav Ivanistsev" w:id="30" w:date="2026-10-13T10:29:51Z">
            <w:r w:rsidDel="00000000" w:rsidR="00000000" w:rsidRPr="00000000">
              <w:rPr>
                <w:rFonts w:ascii="Arial" w:cs="Arial" w:eastAsia="Arial" w:hAnsi="Arial"/>
                <w:rtl w:val="0"/>
              </w:rPr>
              <w:t xml:space="preserve">studied </w:t>
            </w:r>
          </w:ins>
          <w:sdt>
            <w:sdtPr>
              <w:id w:val="1594708235"/>
              <w:tag w:val="goog_rdk_58"/>
            </w:sdtPr>
            <w:sdtContent>
              <w:commentRangeStart w:id="1"/>
            </w:sdtContent>
          </w:sdt>
          <w:ins w:author="Vladislav Ivanistsev" w:id="30" w:date="2026-10-13T10:29:51Z">
            <w:r w:rsidDel="00000000" w:rsidR="00000000" w:rsidRPr="00000000">
              <w:rPr>
                <w:rFonts w:ascii="Arial" w:cs="Arial" w:eastAsia="Arial" w:hAnsi="Arial"/>
                <w:rtl w:val="0"/>
              </w:rPr>
              <w:t xml:space="preserve">DASCs</w:t>
            </w:r>
          </w:ins>
        </w:sdtContent>
      </w:sdt>
      <w:sdt>
        <w:sdtPr>
          <w:id w:val="1364315720"/>
          <w:tag w:val="goog_rdk_59"/>
        </w:sdtPr>
        <w:sdtContent>
          <w:del w:author="Vladislav Ivanistsev" w:id="30" w:date="2026-10-13T10:29:51Z">
            <w:r w:rsidDel="00000000" w:rsidR="00000000" w:rsidRPr="00000000">
              <w:rPr>
                <w:rFonts w:ascii="Arial" w:cs="Arial" w:eastAsia="Arial" w:hAnsi="Arial"/>
                <w:rtl w:val="0"/>
              </w:rPr>
              <w:delText xml:space="preserve">catalyst library</w:delText>
            </w:r>
          </w:del>
        </w:sdtContent>
      </w:sdt>
      <w:r w:rsidDel="00000000" w:rsidR="00000000" w:rsidRPr="00000000">
        <w:rPr>
          <w:rFonts w:ascii="Arial" w:cs="Arial" w:eastAsia="Arial" w:hAnsi="Arial"/>
          <w:rtl w:val="0"/>
        </w:rPr>
        <w:t xml:space="preserve">.</w:t>
      </w:r>
      <w:commentRangeEnd w:id="1"/>
      <w:r w:rsidDel="00000000" w:rsidR="00000000" w:rsidRPr="00000000">
        <w:commentReference w:id="1"/>
      </w:r>
      <w:r w:rsidDel="00000000" w:rsidR="00000000" w:rsidRPr="00000000">
        <w:rPr>
          <w:rFonts w:ascii="Arial" w:cs="Arial" w:eastAsia="Arial" w:hAnsi="Arial"/>
          <w:rtl w:val="0"/>
        </w:rPr>
        <w:t xml:space="preserve"> Colored regions and arrows identify the metal positions (purple), bridge atoms (red), diamine derived region (green), and dialdehyde derived region (orange).</w:t>
      </w:r>
      <w:sdt>
        <w:sdtPr>
          <w:id w:val="1590889175"/>
          <w:tag w:val="goog_rdk_60"/>
        </w:sdtPr>
        <w:sdtContent>
          <w:ins w:author="Vladislav Ivanistsev" w:id="31" w:date="2026-10-13T10:30:37Z">
            <w:r w:rsidDel="00000000" w:rsidR="00000000" w:rsidRPr="00000000">
              <w:rPr>
                <w:rFonts w:ascii="Arial" w:cs="Arial" w:eastAsia="Arial" w:hAnsi="Arial"/>
                <w:rtl w:val="0"/>
              </w:rPr>
              <w:t xml:space="preserve"> </w:t>
            </w:r>
          </w:ins>
          <w:sdt>
            <w:sdtPr>
              <w:id w:val="-1926722295"/>
              <w:tag w:val="goog_rdk_61"/>
            </w:sdtPr>
            <w:sdtContent>
              <w:commentRangeStart w:id="2"/>
            </w:sdtContent>
          </w:sdt>
          <w:ins w:author="Vladislav Ivanistsev" w:id="31" w:date="2026-10-13T10:30:37Z">
            <w:r w:rsidDel="00000000" w:rsidR="00000000" w:rsidRPr="00000000">
              <w:rPr>
                <w:rFonts w:ascii="Arial" w:cs="Arial" w:eastAsia="Arial" w:hAnsi="Arial"/>
                <w:rtl w:val="0"/>
              </w:rPr>
              <w:t xml:space="preserve">Such complexes are synthesized in reaction between corresponding diamine, dialdehyde and metal salt.</w:t>
            </w:r>
          </w:ins>
        </w:sdtContent>
      </w:sdt>
      <w:commentRangeEnd w:id="2"/>
      <w:r w:rsidDel="00000000" w:rsidR="00000000" w:rsidRPr="00000000">
        <w:commentReference w:id="2"/>
      </w:r>
      <w:r w:rsidDel="00000000" w:rsidR="00000000" w:rsidRPr="00000000">
        <w:rPr>
          <w:rFonts w:ascii="Arial" w:cs="Arial" w:eastAsia="Arial" w:hAnsi="Arial"/>
          <w:rtl w:val="0"/>
        </w:rPr>
        <w:t xml:space="preserve"> The metal positions can contain Cr, Mn, Fe, Co, Ni, or Cu; the two bridge atoms can be N, O, or S; the diamine fragments labeled B1 and B2 are 1,2-phenylenediamine and 1,8-naphthalenediamine, respectively; and A2 is the</w:t>
      </w:r>
      <w:sdt>
        <w:sdtPr>
          <w:id w:val="-1887357473"/>
          <w:tag w:val="goog_rdk_62"/>
        </w:sdtPr>
        <w:sdtContent>
          <w:commentRangeStart w:id="3"/>
        </w:sdtContent>
      </w:sdt>
      <w:r w:rsidDel="00000000" w:rsidR="00000000" w:rsidRPr="00000000">
        <w:rPr>
          <w:rFonts w:ascii="Arial" w:cs="Arial" w:eastAsia="Arial" w:hAnsi="Arial"/>
          <w:rtl w:val="0"/>
        </w:rPr>
        <w:t xml:space="preserve"> fixed dialdehyde</w:t>
      </w:r>
      <w:commentRangeEnd w:id="3"/>
      <w:r w:rsidDel="00000000" w:rsidR="00000000" w:rsidRPr="00000000">
        <w:commentReference w:id="3"/>
      </w:r>
      <w:r w:rsidDel="00000000" w:rsidR="00000000" w:rsidRPr="00000000">
        <w:rPr>
          <w:rFonts w:ascii="Arial" w:cs="Arial" w:eastAsia="Arial" w:hAnsi="Arial"/>
          <w:rtl w:val="0"/>
        </w:rPr>
        <w:t xml:space="preserve">.</w:t>
      </w:r>
      <w:sdt>
        <w:sdtPr>
          <w:id w:val="-1848575694"/>
          <w:tag w:val="goog_rdk_63"/>
        </w:sdtPr>
        <w:sdtContent>
          <w:ins w:author="Vladislav Ivanistsev" w:id="32" w:date="2026-10-13T10:39:12Z">
            <w:r w:rsidDel="00000000" w:rsidR="00000000" w:rsidRPr="00000000">
              <w:rPr>
                <w:rFonts w:ascii="Arial" w:cs="Arial" w:eastAsia="Arial" w:hAnsi="Arial"/>
                <w:rtl w:val="0"/>
              </w:rPr>
              <w:t xml:space="preserve"> More metals, bridges, diamines, and aldehydes were combined together to produce DASCs in silico in</w:t>
            </w:r>
          </w:ins>
          <w:sdt>
            <w:sdtPr>
              <w:id w:val="-1857562205"/>
              <w:tag w:val="goog_rdk_64"/>
            </w:sdtPr>
            <w:sdtContent>
              <w:commentRangeStart w:id="4"/>
            </w:sdtContent>
          </w:sdt>
          <w:ins w:author="Vladislav Ivanistsev" w:id="32" w:date="2026-10-13T10:39:12Z">
            <w:r w:rsidDel="00000000" w:rsidR="00000000" w:rsidRPr="00000000">
              <w:rPr>
                <w:rFonts w:ascii="Arial" w:cs="Arial" w:eastAsia="Arial" w:hAnsi="Arial"/>
                <w:rtl w:val="0"/>
              </w:rPr>
              <w:t xml:space="preserve"> Ref. </w:t>
            </w:r>
          </w:ins>
        </w:sdtContent>
      </w:sdt>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88 catalyst structures yielded 123 complete pathways after exact matching of each catalyst and adsorption center. </w:t>
      </w:r>
      <w:sdt>
        <w:sdtPr>
          <w:id w:val="-1227445074"/>
          <w:tag w:val="goog_rdk_65"/>
        </w:sdtPr>
        <w:sdtContent>
          <w:ins w:author="Vladislav Ivanistsev" w:id="33" w:date="2026-10-13T10:41:43Z">
            <w:r w:rsidDel="00000000" w:rsidR="00000000" w:rsidRPr="00000000">
              <w:rPr>
                <w:rtl w:val="0"/>
              </w:rPr>
              <w:t xml:space="preserve">We applied </w:t>
            </w:r>
          </w:ins>
        </w:sdtContent>
      </w:sdt>
      <w:sdt>
        <w:sdtPr>
          <w:id w:val="2088264426"/>
          <w:tag w:val="goog_rdk_66"/>
        </w:sdtPr>
        <w:sdtContent>
          <w:del w:author="Vladislav Ivanistsev" w:id="33" w:date="2026-10-13T10:41:43Z"/>
          <w:sdt>
            <w:sdtPr>
              <w:id w:val="-1564433658"/>
              <w:tag w:val="goog_rdk_67"/>
            </w:sdtPr>
            <w:sdtContent>
              <w:commentRangeStart w:id="5"/>
            </w:sdtContent>
          </w:sdt>
          <w:del w:author="Vladislav Ivanistsev" w:id="33" w:date="2026-10-13T10:41:43Z">
            <w:r w:rsidDel="00000000" w:rsidR="00000000" w:rsidRPr="00000000">
              <w:rPr>
                <w:rtl w:val="0"/>
              </w:rPr>
              <w:delText xml:space="preserve">The author approved</w:delText>
            </w:r>
          </w:del>
        </w:sdtContent>
      </w:sdt>
      <w:r w:rsidDel="00000000" w:rsidR="00000000" w:rsidRPr="00000000">
        <w:rPr>
          <w:rtl w:val="0"/>
        </w:rPr>
        <w:t xml:space="preserve"> energy filters </w:t>
      </w:r>
      <w:sdt>
        <w:sdtPr>
          <w:id w:val="-413113761"/>
          <w:tag w:val="goog_rdk_68"/>
        </w:sdtPr>
        <w:sdtContent>
          <w:ins w:author="Vladislav Ivanistsev" w:id="34" w:date="2026-10-13T10:41:53Z">
            <w:r w:rsidDel="00000000" w:rsidR="00000000" w:rsidRPr="00000000">
              <w:rPr>
                <w:rtl w:val="0"/>
              </w:rPr>
              <w:t xml:space="preserve">to </w:t>
            </w:r>
          </w:ins>
        </w:sdtContent>
      </w:sdt>
      <w:r w:rsidDel="00000000" w:rsidR="00000000" w:rsidRPr="00000000">
        <w:rPr>
          <w:rtl w:val="0"/>
        </w:rPr>
        <w:t xml:space="preserve">retain</w:t>
      </w:r>
      <w:sdt>
        <w:sdtPr>
          <w:id w:val="-1697943865"/>
          <w:tag w:val="goog_rdk_69"/>
        </w:sdtPr>
        <w:sdtContent>
          <w:del w:author="Vladislav Ivanistsev" w:id="35" w:date="2026-10-13T10:41:56Z">
            <w:r w:rsidDel="00000000" w:rsidR="00000000" w:rsidRPr="00000000">
              <w:rPr>
                <w:rtl w:val="0"/>
              </w:rPr>
              <w:delText xml:space="preserve">ed</w:delText>
            </w:r>
          </w:del>
        </w:sdtContent>
      </w:sdt>
      <w:r w:rsidDel="00000000" w:rsidR="00000000" w:rsidRPr="00000000">
        <w:rPr>
          <w:rtl w:val="0"/>
        </w:rPr>
        <w:t xml:space="preserve"> 118 </w:t>
      </w:r>
      <w:sdt>
        <w:sdtPr>
          <w:id w:val="961392048"/>
          <w:tag w:val="goog_rdk_70"/>
        </w:sdtPr>
        <w:sdtContent>
          <w:ins w:author="Vladislav Ivanistsev" w:id="36" w:date="2026-10-13T10:40:48Z">
            <w:r w:rsidDel="00000000" w:rsidR="00000000" w:rsidRPr="00000000">
              <w:rPr>
                <w:rtl w:val="0"/>
              </w:rPr>
              <w:t xml:space="preserve">reaction </w:t>
            </w:r>
          </w:ins>
        </w:sdtContent>
      </w:sdt>
      <w:r w:rsidDel="00000000" w:rsidR="00000000" w:rsidRPr="00000000">
        <w:rPr>
          <w:rtl w:val="0"/>
        </w:rPr>
        <w:t xml:space="preserve">pathways across 79 catalysts for the scaling</w:t>
      </w:r>
      <w:sdt>
        <w:sdtPr>
          <w:id w:val="1850317249"/>
          <w:tag w:val="goog_rdk_71"/>
        </w:sdtPr>
        <w:sdtContent>
          <w:ins w:author="Vladislav Ivanistsev" w:id="37" w:date="2026-10-13T10:42:07Z">
            <w:r w:rsidDel="00000000" w:rsidR="00000000" w:rsidRPr="00000000">
              <w:rPr>
                <w:rtl w:val="0"/>
              </w:rPr>
              <w:t xml:space="preserve"> relations</w:t>
            </w:r>
          </w:ins>
        </w:sdtContent>
      </w:sdt>
      <w:r w:rsidDel="00000000" w:rsidR="00000000" w:rsidRPr="00000000">
        <w:rPr>
          <w:rtl w:val="0"/>
        </w:rPr>
        <w:t xml:space="preserve"> and </w:t>
      </w:r>
      <w:sdt>
        <w:sdtPr>
          <w:id w:val="1783332190"/>
          <w:tag w:val="goog_rdk_72"/>
        </w:sdtPr>
        <w:sdtContent>
          <w:ins w:author="Vladislav Ivanistsev" w:id="38" w:date="2026-10-13T10:42:16Z">
            <w:r w:rsidDel="00000000" w:rsidR="00000000" w:rsidRPr="00000000">
              <w:rPr>
                <w:rtl w:val="0"/>
              </w:rPr>
              <w:t xml:space="preserve">overpotential calculations for Figure 2.</w:t>
            </w:r>
          </w:ins>
        </w:sdtContent>
      </w:sdt>
      <w:sdt>
        <w:sdtPr>
          <w:id w:val="201092981"/>
          <w:tag w:val="goog_rdk_73"/>
        </w:sdtPr>
        <w:sdtContent>
          <w:del w:author="Vladislav Ivanistsev" w:id="38" w:date="2026-10-13T10:42:16Z">
            <w:r w:rsidDel="00000000" w:rsidR="00000000" w:rsidRPr="00000000">
              <w:rPr>
                <w:rtl w:val="0"/>
              </w:rPr>
              <w:delText xml:space="preserve">CHE analyses.</w:delText>
            </w:r>
          </w:del>
        </w:sdtContent>
      </w:sdt>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3.2. Adsorption scaling and calculated ORR thermodynamics</w:t>
      </w:r>
    </w:p>
    <w:p w:rsidR="00000000" w:rsidDel="00000000" w:rsidP="00000000" w:rsidRDefault="00000000" w:rsidRPr="00000000" w14:paraId="0000003B">
      <w:pPr>
        <w:rPr/>
      </w:pPr>
      <w:r w:rsidDel="00000000" w:rsidR="00000000" w:rsidRPr="00000000">
        <w:rPr>
          <w:rtl w:val="0"/>
        </w:rPr>
        <w:t xml:space="preserve">Figure 2a relates the DFT calculated O and OOH adsorption free energies to OH adsorption free energy for the 118 retained catalyst and adsorption center combinations. The OOH–OH fit has a slope of 0.69 and an intercept of 2.98 eV, while the O–OH fit has a slope of 1.66 and an intercept of 1.20 eV.</w:t>
      </w:r>
      <w:sdt>
        <w:sdtPr>
          <w:id w:val="-973179557"/>
          <w:tag w:val="goog_rdk_74"/>
        </w:sdtPr>
        <w:sdtContent>
          <w:ins w:author="Vladislav Ivanistsev" w:id="39" w:date="2026-10-13T10:42:43Z">
            <w:r w:rsidDel="00000000" w:rsidR="00000000" w:rsidRPr="00000000">
              <w:rPr>
                <w:rtl w:val="0"/>
              </w:rPr>
              <w:t xml:space="preserve"> These intercept values are within the standard scaling relations, while the slope values are lower than expected values of 1 and 2, yet still common for similar</w:t>
            </w:r>
          </w:ins>
          <w:sdt>
            <w:sdtPr>
              <w:id w:val="-333989822"/>
              <w:tag w:val="goog_rdk_75"/>
            </w:sdtPr>
            <w:sdtContent>
              <w:commentRangeStart w:id="6"/>
            </w:sdtContent>
          </w:sdt>
          <w:ins w:author="Vladislav Ivanistsev" w:id="39" w:date="2026-10-13T10:42:43Z">
            <w:r w:rsidDel="00000000" w:rsidR="00000000" w:rsidRPr="00000000">
              <w:rPr>
                <w:rtl w:val="0"/>
              </w:rPr>
              <w:t xml:space="preserve"> metal–nitrogen–carbon catalysts.</w:t>
            </w:r>
          </w:ins>
        </w:sdtContent>
      </w:sdt>
      <w:commentRangeEnd w:id="6"/>
      <w:r w:rsidDel="00000000" w:rsidR="00000000" w:rsidRPr="00000000">
        <w:commentReference w:id="6"/>
      </w:r>
      <w:r w:rsidDel="00000000" w:rsidR="00000000" w:rsidRPr="00000000">
        <w:rPr>
          <w:rtl w:val="0"/>
        </w:rPr>
        <w:t xml:space="preserve"> The steeper O–OH relation gives O binding the larger response to changes in OH binding. Figure 2</w:t>
      </w:r>
      <w:sdt>
        <w:sdtPr>
          <w:id w:val="-1375750736"/>
          <w:tag w:val="goog_rdk_76"/>
        </w:sdtPr>
        <w:sdtContent>
          <w:del w:author="Vladislav Ivanistsev" w:id="40" w:date="2026-10-13T10:44:55Z">
            <w:r w:rsidDel="00000000" w:rsidR="00000000" w:rsidRPr="00000000">
              <w:rPr>
                <w:rtl w:val="0"/>
              </w:rPr>
              <w:delText xml:space="preserve">b</w:delText>
            </w:r>
          </w:del>
        </w:sdtContent>
      </w:sdt>
      <w:r w:rsidDel="00000000" w:rsidR="00000000" w:rsidRPr="00000000">
        <w:rPr>
          <w:rtl w:val="0"/>
        </w:rPr>
        <w:t xml:space="preserve"> carries both fits through the four CHE steps</w:t>
      </w:r>
      <w:sdt>
        <w:sdtPr>
          <w:id w:val="331819777"/>
          <w:tag w:val="goog_rdk_77"/>
        </w:sdtPr>
        <w:sdtContent>
          <w:ins w:author="Vladislav Ivanistsev" w:id="41" w:date="2026-10-13T10:44:48Z">
            <w:r w:rsidDel="00000000" w:rsidR="00000000" w:rsidRPr="00000000">
              <w:rPr>
                <w:rtl w:val="0"/>
              </w:rPr>
              <w:t xml:space="preserve"> to show the overpotential volcano.</w:t>
            </w:r>
          </w:ins>
        </w:sdtContent>
      </w:sdt>
      <w:sdt>
        <w:sdtPr>
          <w:id w:val="-76195341"/>
          <w:tag w:val="goog_rdk_78"/>
        </w:sdtPr>
        <w:sdtContent>
          <w:del w:author="Vladislav Ivanistsev" w:id="41" w:date="2026-10-13T10:44:48Z">
            <w:r w:rsidDel="00000000" w:rsidR="00000000" w:rsidRPr="00000000">
              <w:rPr>
                <w:rtl w:val="0"/>
              </w:rPr>
              <w:delText xml:space="preserve">, so the adsorption relations and the calculated ORR overpotential remain part of one thermodynamic analysis.</w:delText>
            </w:r>
          </w:del>
        </w:sdtContent>
      </w:sdt>
      <w:r w:rsidDel="00000000" w:rsidR="00000000" w:rsidRPr="00000000">
        <w:rPr>
          <w:rtl w:val="0"/>
        </w:rPr>
      </w:r>
    </w:p>
    <w:p w:rsidR="00000000" w:rsidDel="00000000" w:rsidP="00000000" w:rsidRDefault="00000000" w:rsidRPr="00000000" w14:paraId="0000003C">
      <w:pPr>
        <w:jc w:val="center"/>
        <w:rPr/>
      </w:pPr>
      <w:r w:rsidDel="00000000" w:rsidR="00000000" w:rsidRPr="00000000">
        <w:rPr/>
        <w:drawing>
          <wp:inline distB="0" distT="0" distL="114300" distR="114300">
            <wp:extent cx="6120000" cy="3059237"/>
            <wp:effectExtent b="0" l="0" r="0" t="0"/>
            <wp:docPr id="1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6120000" cy="3059237"/>
                    </a:xfrm>
                    <a:prstGeom prst="rect"/>
                    <a:ln/>
                  </pic:spPr>
                </pic:pic>
              </a:graphicData>
            </a:graphic>
          </wp:inline>
        </w:drawing>
      </w:r>
      <w:r w:rsidDel="00000000" w:rsidR="00000000" w:rsidRPr="00000000">
        <w:rPr>
          <w:rtl w:val="0"/>
        </w:rPr>
      </w:r>
    </w:p>
    <w:bookmarkStart w:colFirst="0" w:colLast="0" w:name="bookmark=id.p31wzysnwg0v" w:id="0"/>
    <w:bookmarkEnd w:id="0"/>
    <w:p w:rsidR="00000000" w:rsidDel="00000000" w:rsidP="00000000" w:rsidRDefault="00000000" w:rsidRPr="00000000" w14:paraId="0000003D">
      <w:pPr>
        <w:rPr/>
      </w:pPr>
      <w:r w:rsidDel="00000000" w:rsidR="00000000" w:rsidRPr="00000000">
        <w:rPr>
          <w:rFonts w:ascii="Arial" w:cs="Arial" w:eastAsia="Arial" w:hAnsi="Arial"/>
          <w:b w:val="1"/>
          <w:bCs w:val="1"/>
          <w:rtl w:val="0"/>
        </w:rPr>
        <w:t xml:space="preserve">Figure 2. </w:t>
      </w:r>
      <w:r w:rsidDel="00000000" w:rsidR="00000000" w:rsidRPr="00000000">
        <w:rPr>
          <w:rFonts w:ascii="Arial" w:cs="Arial" w:eastAsia="Arial" w:hAnsi="Arial"/>
          <w:rtl w:val="0"/>
        </w:rPr>
        <w:t xml:space="preserve">DFT adsorption scaling</w:t>
      </w:r>
      <w:sdt>
        <w:sdtPr>
          <w:id w:val="657757108"/>
          <w:tag w:val="goog_rdk_79"/>
        </w:sdtPr>
        <w:sdtContent>
          <w:ins w:author="Vladislav Ivanistsev" w:id="42" w:date="2026-10-13T10:19:54Z">
            <w:r w:rsidDel="00000000" w:rsidR="00000000" w:rsidRPr="00000000">
              <w:rPr>
                <w:rFonts w:ascii="Arial" w:cs="Arial" w:eastAsia="Arial" w:hAnsi="Arial"/>
                <w:rtl w:val="0"/>
              </w:rPr>
              <w:t xml:space="preserve"> relations (Eqs 1–4 and 8)</w:t>
            </w:r>
          </w:ins>
        </w:sdtContent>
      </w:sdt>
      <w:r w:rsidDel="00000000" w:rsidR="00000000" w:rsidRPr="00000000">
        <w:rPr>
          <w:rFonts w:ascii="Arial" w:cs="Arial" w:eastAsia="Arial" w:hAnsi="Arial"/>
          <w:rtl w:val="0"/>
        </w:rPr>
        <w:t xml:space="preserve"> and conventional CHE </w:t>
      </w:r>
      <w:sdt>
        <w:sdtPr>
          <w:id w:val="1923680898"/>
          <w:tag w:val="goog_rdk_80"/>
        </w:sdtPr>
        <w:sdtContent>
          <w:ins w:author="Vladislav Ivanistsev" w:id="43" w:date="2026-10-13T10:20:02Z"/>
          <w:sdt>
            <w:sdtPr>
              <w:id w:val="-1585842585"/>
              <w:tag w:val="goog_rdk_81"/>
            </w:sdtPr>
            <w:sdtContent>
              <w:commentRangeStart w:id="7"/>
            </w:sdtContent>
          </w:sdt>
          <w:ins w:author="Vladislav Ivanistsev" w:id="43" w:date="2026-10-13T10:20:02Z">
            <w:sdt>
              <w:sdtPr>
                <w:id w:val="-1807514262"/>
                <w:tag w:val="goog_rdk_82"/>
              </w:sdtPr>
              <w:sdtContent>
                <w:commentRangeStart w:id="8"/>
              </w:sdtContent>
            </w:sdt>
            <w:r w:rsidDel="00000000" w:rsidR="00000000" w:rsidRPr="00000000">
              <w:rPr>
                <w:rFonts w:ascii="Arial" w:cs="Arial" w:eastAsia="Arial" w:hAnsi="Arial"/>
                <w:rtl w:val="0"/>
              </w:rPr>
              <w:t xml:space="preserve">overpotential</w:t>
            </w:r>
          </w:ins>
        </w:sdtContent>
      </w:sdt>
      <w:sdt>
        <w:sdtPr>
          <w:id w:val="1054553855"/>
          <w:tag w:val="goog_rdk_83"/>
        </w:sdtPr>
        <w:sdtContent>
          <w:del w:author="Vladislav Ivanistsev" w:id="43" w:date="2026-10-13T10:20:02Z">
            <w:commentRangeEnd w:id="7"/>
            <w:r w:rsidDel="00000000" w:rsidR="00000000" w:rsidRPr="00000000">
              <w:commentReference w:id="7"/>
            </w:r>
            <w:commentRangeEnd w:id="8"/>
            <w:r w:rsidDel="00000000" w:rsidR="00000000" w:rsidRPr="00000000">
              <w:commentReference w:id="8"/>
            </w:r>
            <w:r w:rsidDel="00000000" w:rsidR="00000000" w:rsidRPr="00000000">
              <w:rPr>
                <w:rFonts w:ascii="Arial" w:cs="Arial" w:eastAsia="Arial" w:hAnsi="Arial"/>
                <w:rtl w:val="0"/>
              </w:rPr>
              <w:delText xml:space="preserve">activity</w:delText>
            </w:r>
          </w:del>
        </w:sdtContent>
      </w:sdt>
      <w:sdt>
        <w:sdtPr>
          <w:id w:val="-253870239"/>
          <w:tag w:val="goog_rdk_84"/>
        </w:sdtPr>
        <w:sdtContent>
          <w:ins w:author="Vladislav Ivanistsev" w:id="43" w:date="2026-10-13T10:20:02Z">
            <w:r w:rsidDel="00000000" w:rsidR="00000000" w:rsidRPr="00000000">
              <w:rPr>
                <w:rFonts w:ascii="Arial" w:cs="Arial" w:eastAsia="Arial" w:hAnsi="Arial"/>
                <w:rtl w:val="0"/>
              </w:rPr>
              <w:t xml:space="preserve"> volcano (Eqs 5–7 and 9)</w:t>
            </w:r>
          </w:ins>
        </w:sdtContent>
      </w:sdt>
      <w:r w:rsidDel="00000000" w:rsidR="00000000" w:rsidRPr="00000000">
        <w:rPr>
          <w:rFonts w:ascii="Arial" w:cs="Arial" w:eastAsia="Arial" w:hAnsi="Arial"/>
          <w:rtl w:val="0"/>
        </w:rPr>
        <w:t xml:space="preserve"> for the </w:t>
      </w:r>
      <w:sdt>
        <w:sdtPr>
          <w:id w:val="290914147"/>
          <w:tag w:val="goog_rdk_85"/>
        </w:sdtPr>
        <w:sdtContent>
          <w:ins w:author="Vladislav Ivanistsev" w:id="44" w:date="2026-10-13T10:20:11Z">
            <w:r w:rsidDel="00000000" w:rsidR="00000000" w:rsidRPr="00000000">
              <w:rPr>
                <w:rFonts w:ascii="Arial" w:cs="Arial" w:eastAsia="Arial" w:hAnsi="Arial"/>
                <w:rtl w:val="0"/>
              </w:rPr>
              <w:t xml:space="preserve">studied DASCs</w:t>
            </w:r>
          </w:ins>
        </w:sdtContent>
      </w:sdt>
      <w:sdt>
        <w:sdtPr>
          <w:id w:val="1527415978"/>
          <w:tag w:val="goog_rdk_86"/>
        </w:sdtPr>
        <w:sdtContent>
          <w:del w:author="Vladislav Ivanistsev" w:id="44" w:date="2026-10-13T10:20:11Z">
            <w:r w:rsidDel="00000000" w:rsidR="00000000" w:rsidRPr="00000000">
              <w:rPr>
                <w:rFonts w:ascii="Arial" w:cs="Arial" w:eastAsia="Arial" w:hAnsi="Arial"/>
                <w:rtl w:val="0"/>
              </w:rPr>
              <w:delText xml:space="preserve">molecular dual-atom site catalysts shown in Figure 1</w:delText>
            </w:r>
          </w:del>
        </w:sdtContent>
      </w:sdt>
      <w:r w:rsidDel="00000000" w:rsidR="00000000" w:rsidRPr="00000000">
        <w:rPr>
          <w:rFonts w:ascii="Arial" w:cs="Arial" w:eastAsia="Arial" w:hAnsi="Arial"/>
          <w:rtl w:val="0"/>
        </w:rPr>
        <w:t xml:space="preserve">. </w:t>
      </w:r>
      <w:sdt>
        <w:sdtPr>
          <w:id w:val="-1034489492"/>
          <w:tag w:val="goog_rdk_87"/>
        </w:sdtPr>
        <w:sdtContent>
          <w:r w:rsidDel="00000000" w:rsidR="00000000" w:rsidRPr="00000000">
            <w:rPr>
              <w:rFonts w:ascii="Arial" w:cs="Arial" w:eastAsia="Arial" w:hAnsi="Arial"/>
              <w:b w:val="1"/>
              <w:bCs w:val="1"/>
              <w:rtl w:val="0"/>
              <w:rPrChange w:author="Vladislav Ivanistsev" w:id="45" w:date="2026-10-13T10:21:55Z">
                <w:rPr>
                  <w:rFonts w:ascii="Arial" w:cs="Arial" w:eastAsia="Arial" w:hAnsi="Arial"/>
                </w:rPr>
              </w:rPrChange>
            </w:rPr>
            <w:t xml:space="preserve">(a)</w:t>
          </w:r>
        </w:sdtContent>
      </w:sdt>
      <w:r w:rsidDel="00000000" w:rsidR="00000000" w:rsidRPr="00000000">
        <w:rPr>
          <w:rFonts w:ascii="Arial" w:cs="Arial" w:eastAsia="Arial" w:hAnsi="Arial"/>
          <w:rtl w:val="0"/>
        </w:rPr>
        <w:t xml:space="preserve"> Calculated O and OOH adsorption free energies versus OH adsorption free energy for 118 </w:t>
      </w:r>
      <w:sdt>
        <w:sdtPr>
          <w:id w:val="-335561828"/>
          <w:tag w:val="goog_rdk_88"/>
        </w:sdtPr>
        <w:sdtContent>
          <w:ins w:author="Vladislav Ivanistsev" w:id="46" w:date="2026-10-13T10:20:50Z">
            <w:r w:rsidDel="00000000" w:rsidR="00000000" w:rsidRPr="00000000">
              <w:rPr>
                <w:rFonts w:ascii="Arial" w:cs="Arial" w:eastAsia="Arial" w:hAnsi="Arial"/>
                <w:rtl w:val="0"/>
              </w:rPr>
              <w:t xml:space="preserve">reaction pathways</w:t>
            </w:r>
          </w:ins>
        </w:sdtContent>
      </w:sdt>
      <w:sdt>
        <w:sdtPr>
          <w:id w:val="-1706859586"/>
          <w:tag w:val="goog_rdk_89"/>
        </w:sdtPr>
        <w:sdtContent>
          <w:del w:author="Vladislav Ivanistsev" w:id="46" w:date="2026-10-13T10:20:50Z">
            <w:r w:rsidDel="00000000" w:rsidR="00000000" w:rsidRPr="00000000">
              <w:rPr>
                <w:rFonts w:ascii="Arial" w:cs="Arial" w:eastAsia="Arial" w:hAnsi="Arial"/>
                <w:rtl w:val="0"/>
              </w:rPr>
              <w:delText xml:space="preserve">catalyst and adsorption center combinations across 79 catalysts</w:delText>
            </w:r>
          </w:del>
        </w:sdtContent>
      </w:sdt>
      <w:r w:rsidDel="00000000" w:rsidR="00000000" w:rsidRPr="00000000">
        <w:rPr>
          <w:rFonts w:ascii="Arial" w:cs="Arial" w:eastAsia="Arial" w:hAnsi="Arial"/>
          <w:rtl w:val="0"/>
        </w:rPr>
        <w:t xml:space="preserve">. Circles denote O and squares denote OOH. Jmol colors identify the </w:t>
      </w:r>
      <w:sdt>
        <w:sdtPr>
          <w:id w:val="-1374114146"/>
          <w:tag w:val="goog_rdk_90"/>
        </w:sdtPr>
        <w:sdtContent>
          <w:commentRangeStart w:id="9"/>
        </w:sdtContent>
      </w:sdt>
      <w:r w:rsidDel="00000000" w:rsidR="00000000" w:rsidRPr="00000000">
        <w:rPr>
          <w:rFonts w:ascii="Arial" w:cs="Arial" w:eastAsia="Arial" w:hAnsi="Arial"/>
          <w:rtl w:val="0"/>
        </w:rPr>
        <w:t xml:space="preserve">adsorption</w:t>
      </w:r>
      <w:sdt>
        <w:sdtPr>
          <w:id w:val="-130076548"/>
          <w:tag w:val="goog_rdk_91"/>
        </w:sdtPr>
        <w:sdtContent>
          <w:ins w:author="Vladislav Ivanistsev" w:id="47" w:date="2026-10-13T10:21:13Z">
            <w:r w:rsidDel="00000000" w:rsidR="00000000" w:rsidRPr="00000000">
              <w:rPr>
                <w:rFonts w:ascii="Arial" w:cs="Arial" w:eastAsia="Arial" w:hAnsi="Arial"/>
                <w:rtl w:val="0"/>
              </w:rPr>
              <w:t xml:space="preserve"> </w:t>
            </w:r>
          </w:ins>
        </w:sdtContent>
      </w:sdt>
      <w:sdt>
        <w:sdtPr>
          <w:id w:val="-262013715"/>
          <w:tag w:val="goog_rdk_92"/>
        </w:sdtPr>
        <w:sdtContent>
          <w:del w:author="Vladislav Ivanistsev" w:id="47" w:date="2026-10-13T10:21:13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center metal</w:t>
      </w:r>
      <w:commentRangeEnd w:id="9"/>
      <w:r w:rsidDel="00000000" w:rsidR="00000000" w:rsidRPr="00000000">
        <w:commentReference w:id="9"/>
      </w:r>
      <w:r w:rsidDel="00000000" w:rsidR="00000000" w:rsidRPr="00000000">
        <w:rPr>
          <w:rFonts w:ascii="Arial" w:cs="Arial" w:eastAsia="Arial" w:hAnsi="Arial"/>
          <w:rtl w:val="0"/>
        </w:rPr>
        <w:t xml:space="preserve">: Cr, blue gray; Mn, violet; Fe, orange; Co, pink; Ni, green; and Cu, brown. The solid and dashed black lines are the OOH–OH and O–OH linear fits. </w:t>
      </w:r>
      <w:sdt>
        <w:sdtPr>
          <w:id w:val="-1517005619"/>
          <w:tag w:val="goog_rdk_93"/>
        </w:sdtPr>
        <w:sdtContent>
          <w:r w:rsidDel="00000000" w:rsidR="00000000" w:rsidRPr="00000000">
            <w:rPr>
              <w:rFonts w:ascii="Arial" w:cs="Arial" w:eastAsia="Arial" w:hAnsi="Arial"/>
              <w:b w:val="1"/>
              <w:bCs w:val="1"/>
              <w:rtl w:val="0"/>
              <w:rPrChange w:author="Vladislav Ivanistsev" w:id="48" w:date="2026-10-13T10:21:57Z">
                <w:rPr>
                  <w:rFonts w:ascii="Arial" w:cs="Arial" w:eastAsia="Arial" w:hAnsi="Arial"/>
                </w:rPr>
              </w:rPrChange>
            </w:rPr>
            <w:t xml:space="preserve">(b)</w:t>
          </w:r>
        </w:sdtContent>
      </w:sdt>
      <w:r w:rsidDel="00000000" w:rsidR="00000000" w:rsidRPr="00000000">
        <w:rPr>
          <w:rFonts w:ascii="Arial" w:cs="Arial" w:eastAsia="Arial" w:hAnsi="Arial"/>
          <w:rtl w:val="0"/>
        </w:rPr>
        <w:t xml:space="preserve"> Calculated ORR overpotentials for the same combinations, shown as diamonds with the same metal colors. The solid black curve propagates the two fitted scaling relations through the four reaction steps. The gray dotted line is the ideal </w:t>
      </w:r>
      <w:sdt>
        <w:sdtPr>
          <w:id w:val="905584162"/>
          <w:tag w:val="goog_rdk_94"/>
        </w:sdtPr>
        <w:sdtContent>
          <w:ins w:author="Vladislav Ivanistsev" w:id="49" w:date="2026-10-13T10:24:02Z">
            <w:r w:rsidDel="00000000" w:rsidR="00000000" w:rsidRPr="00000000">
              <w:rPr>
                <w:rFonts w:ascii="Arial" w:cs="Arial" w:eastAsia="Arial" w:hAnsi="Arial"/>
                <w:rtl w:val="0"/>
              </w:rPr>
              <w:t xml:space="preserve">scaling</w:t>
            </w:r>
          </w:ins>
        </w:sdtContent>
      </w:sdt>
      <w:sdt>
        <w:sdtPr>
          <w:id w:val="-1717408250"/>
          <w:tag w:val="goog_rdk_95"/>
        </w:sdtPr>
        <w:sdtContent>
          <w:del w:author="Vladislav Ivanistsev" w:id="49" w:date="2026-10-13T10:24:02Z">
            <w:r w:rsidDel="00000000" w:rsidR="00000000" w:rsidRPr="00000000">
              <w:rPr>
                <w:rFonts w:ascii="Arial" w:cs="Arial" w:eastAsia="Arial" w:hAnsi="Arial"/>
                <w:rtl w:val="0"/>
              </w:rPr>
              <w:delText xml:space="preserve">CHE envelope</w:delText>
            </w:r>
          </w:del>
        </w:sdtContent>
      </w:sdt>
      <w:r w:rsidDel="00000000" w:rsidR="00000000" w:rsidRPr="00000000">
        <w:rPr>
          <w:rFonts w:ascii="Arial" w:cs="Arial" w:eastAsia="Arial" w:hAnsi="Arial"/>
          <w:rtl w:val="0"/>
        </w:rPr>
        <w:t xml:space="preserve">, and the star marks zero overpotential at an OH adsorption free energy of 1.23 eV. </w:t>
      </w:r>
      <w:sdt>
        <w:sdtPr>
          <w:id w:val="1965397291"/>
          <w:tag w:val="goog_rdk_96"/>
        </w:sdtPr>
        <w:sdtContent>
          <w:del w:author="Vladislav Ivanistsev" w:id="50" w:date="2026-10-13T10:24:33Z"/>
          <w:sdt>
            <w:sdtPr>
              <w:id w:val="1353469173"/>
              <w:tag w:val="goog_rdk_97"/>
            </w:sdtPr>
            <w:sdtContent>
              <w:commentRangeStart w:id="10"/>
            </w:sdtContent>
          </w:sdt>
          <w:del w:author="Vladislav Ivanistsev" w:id="50" w:date="2026-10-13T10:24:33Z">
            <w:r w:rsidDel="00000000" w:rsidR="00000000" w:rsidRPr="00000000">
              <w:rPr>
                <w:rFonts w:ascii="Arial" w:cs="Arial" w:eastAsia="Arial" w:hAnsi="Arial"/>
                <w:rtl w:val="0"/>
              </w:rPr>
              <w:delText xml:space="preserve">Lower overpotential appears higher on the reversed axis. The plotted dataset excludes combinations with OH adsorption free energy below 0.00 eV or O adsorption free energy above 4.92 eV. Axis tick labels are integers.</w:delText>
            </w:r>
          </w:del>
        </w:sdtContent>
      </w:sdt>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three lowest calculated CHE overpotentials belong to a Cr–Mn DASC with S bridge atoms and 1,2-phenylenediamine at the Mn adsorption center (0.34 V), a Mn–Mn DASC with S bridge atoms and 1,2-phenylenediamine at the Mn adsorption center (0.39 V), and an Fe–Cu DASC with S bridge atoms and 1,8-naphthalenediamine at the Fe adsorption center (0.41 V). All three contain S bridge atoms, while their metal pairs and diamines differ.</w:t>
      </w:r>
      <w:sdt>
        <w:sdtPr>
          <w:id w:val="-486524419"/>
          <w:tag w:val="goog_rdk_98"/>
        </w:sdtPr>
        <w:sdtContent>
          <w:del w:author="Vladislav Ivanistsev" w:id="51" w:date="2026-10-13T10:46:09Z">
            <w:r w:rsidDel="00000000" w:rsidR="00000000" w:rsidRPr="00000000">
              <w:rPr>
                <w:rtl w:val="0"/>
              </w:rPr>
              <w:delText xml:space="preserve"> These DFT calculations identify three molecular structures with the lowest calculated ORR overpotentials in the analyzed dataset.</w:delText>
            </w:r>
          </w:del>
        </w:sdtContent>
      </w:sdt>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3.3. Regression predictions across catalyst families</w:t>
      </w:r>
    </w:p>
    <w:p w:rsidR="00000000" w:rsidDel="00000000" w:rsidP="00000000" w:rsidRDefault="00000000" w:rsidRPr="00000000" w14:paraId="00000040">
      <w:pPr>
        <w:rPr/>
      </w:pPr>
      <w:r w:rsidDel="00000000" w:rsidR="00000000" w:rsidRPr="00000000">
        <w:rPr>
          <w:rtl w:val="0"/>
        </w:rPr>
        <w:t xml:space="preserve">The lowest DFT overpotential decile contains 12 catalyst and adsorption center combinations. Five have Co adsorption centers, four have Mn, and three have Fe; none have Cr, Ni, or Cu adsorption centers. Seven contain S–S bridges, four contain N–N bridges, and one contains an O–O bridge. The 1,2-phenylenediamine and 1,8-naphthalenediamine each occur six times. The DFT pool therefore selects a restricted set of adsorption-center metals and moderately favors S bridge atoms, while it shows no preference between the diamines.</w:t>
      </w:r>
    </w:p>
    <w:p w:rsidR="00000000" w:rsidDel="00000000" w:rsidP="00000000" w:rsidRDefault="00000000" w:rsidRPr="00000000" w14:paraId="00000041">
      <w:pPr>
        <w:rPr/>
      </w:pPr>
      <w:r w:rsidDel="00000000" w:rsidR="00000000" w:rsidRPr="00000000">
        <w:rPr>
          <w:rtl w:val="0"/>
        </w:rPr>
        <w:t xml:space="preserve">The ML predictions sharpen the metal trend across the larger database. </w:t>
      </w:r>
      <w:r w:rsidDel="00000000" w:rsidR="00000000" w:rsidRPr="00000000">
        <w:rPr>
          <w:rtl w:val="0"/>
        </w:rPr>
        <w:t xml:space="preserve">The lowest predicted decile contains 203 catalyst and adsorption center combinations: 187 have Fe adsorption centers and 16 have Co adsorption centers. S–S bridges occur in 65 combinations, or 32%, compared with 18% in the full predicted set. The 1,2-phenylenediamine occurs in 122 combinations, or 60%, compared with 54% in the full set. The strongest design principle is an Fe adsorption center in an S bridged molecular structure, with 1,2-phenylenediamine as a secondary preference and Co as the next metal family. No single component determines activity by itself. The three lowest individual predictions illustrate this pattern: an Fe–Fe DASC with A9 dialdehyde, O bridge atoms, and 1,2-phenylenediamine gives 0.29 V; an Fe–Fe DASC with A1 dialdehyde, S bridge atoms, and 1,2-phenylenediamine gives 0.30 V; and an Mn–Fe DASC with A9 dialdehyde, S bridge atoms, and 1,2-phenylenediamine at the Fe adsorption center gives 0.30 V. These predictions are conditional on the charge and spin treatment described in Section 2.2.</w:t>
      </w:r>
    </w:p>
    <w:p w:rsidR="00000000" w:rsidDel="00000000" w:rsidP="00000000" w:rsidRDefault="00000000" w:rsidRPr="00000000" w14:paraId="00000042">
      <w:pPr>
        <w:jc w:val="center"/>
        <w:rPr/>
      </w:pPr>
      <w:r w:rsidDel="00000000" w:rsidR="00000000" w:rsidRPr="00000000">
        <w:rPr/>
        <w:drawing>
          <wp:inline distB="0" distT="0" distL="114300" distR="114300">
            <wp:extent cx="6120000" cy="3059237"/>
            <wp:effectExtent b="0" l="0" r="0" t="0"/>
            <wp:docPr id="1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6120000" cy="305923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w:cs="Arial" w:eastAsia="Arial" w:hAnsi="Arial"/>
          <w:b w:val="1"/>
          <w:bCs w:val="1"/>
          <w:rtl w:val="0"/>
        </w:rPr>
        <w:t xml:space="preserve">Figure 3. </w:t>
      </w:r>
      <w:r w:rsidDel="00000000" w:rsidR="00000000" w:rsidRPr="00000000">
        <w:rPr>
          <w:rFonts w:ascii="Arial" w:cs="Arial" w:eastAsia="Arial" w:hAnsi="Arial"/>
          <w:rtl w:val="0"/>
        </w:rPr>
        <w:t xml:space="preserve">ML predicted adsorption scaling</w:t>
      </w:r>
      <w:sdt>
        <w:sdtPr>
          <w:id w:val="1240608099"/>
          <w:tag w:val="goog_rdk_99"/>
        </w:sdtPr>
        <w:sdtContent>
          <w:ins w:author="Vladislav Ivanistsev" w:id="52" w:date="2026-10-13T10:26:58Z">
            <w:r w:rsidDel="00000000" w:rsidR="00000000" w:rsidRPr="00000000">
              <w:rPr>
                <w:rFonts w:ascii="Arial" w:cs="Arial" w:eastAsia="Arial" w:hAnsi="Arial"/>
                <w:rtl w:val="0"/>
              </w:rPr>
              <w:t xml:space="preserve"> relations</w:t>
            </w:r>
          </w:ins>
        </w:sdtContent>
      </w:sdt>
      <w:r w:rsidDel="00000000" w:rsidR="00000000" w:rsidRPr="00000000">
        <w:rPr>
          <w:rFonts w:ascii="Arial" w:cs="Arial" w:eastAsia="Arial" w:hAnsi="Arial"/>
          <w:rtl w:val="0"/>
        </w:rPr>
        <w:t xml:space="preserve"> and conventional CHE </w:t>
      </w:r>
      <w:sdt>
        <w:sdtPr>
          <w:id w:val="-203506297"/>
          <w:tag w:val="goog_rdk_100"/>
        </w:sdtPr>
        <w:sdtContent>
          <w:ins w:author="Vladislav Ivanistsev" w:id="53" w:date="2026-10-13T10:27:02Z">
            <w:r w:rsidDel="00000000" w:rsidR="00000000" w:rsidRPr="00000000">
              <w:rPr>
                <w:rFonts w:ascii="Arial" w:cs="Arial" w:eastAsia="Arial" w:hAnsi="Arial"/>
                <w:rtl w:val="0"/>
              </w:rPr>
              <w:t xml:space="preserve">overpotential</w:t>
            </w:r>
          </w:ins>
        </w:sdtContent>
      </w:sdt>
      <w:sdt>
        <w:sdtPr>
          <w:id w:val="-598060553"/>
          <w:tag w:val="goog_rdk_101"/>
        </w:sdtPr>
        <w:sdtContent>
          <w:del w:author="Vladislav Ivanistsev" w:id="53" w:date="2026-10-13T10:27:02Z">
            <w:r w:rsidDel="00000000" w:rsidR="00000000" w:rsidRPr="00000000">
              <w:rPr>
                <w:rFonts w:ascii="Arial" w:cs="Arial" w:eastAsia="Arial" w:hAnsi="Arial"/>
                <w:rtl w:val="0"/>
              </w:rPr>
              <w:delText xml:space="preserve">activity</w:delText>
            </w:r>
          </w:del>
        </w:sdtContent>
      </w:sdt>
      <w:sdt>
        <w:sdtPr>
          <w:id w:val="67226820"/>
          <w:tag w:val="goog_rdk_102"/>
        </w:sdtPr>
        <w:sdtContent>
          <w:ins w:author="Vladislav Ivanistsev" w:id="53" w:date="2026-10-13T10:27:02Z">
            <w:r w:rsidDel="00000000" w:rsidR="00000000" w:rsidRPr="00000000">
              <w:rPr>
                <w:rFonts w:ascii="Arial" w:cs="Arial" w:eastAsia="Arial" w:hAnsi="Arial"/>
                <w:rtl w:val="0"/>
              </w:rPr>
              <w:t xml:space="preserve"> volcano</w:t>
            </w:r>
          </w:ins>
        </w:sdtContent>
      </w:sdt>
      <w:r w:rsidDel="00000000" w:rsidR="00000000" w:rsidRPr="00000000">
        <w:rPr>
          <w:rFonts w:ascii="Arial" w:cs="Arial" w:eastAsia="Arial" w:hAnsi="Arial"/>
          <w:rtl w:val="0"/>
        </w:rPr>
        <w:t xml:space="preserve"> for the 1176</w:t>
      </w:r>
      <w:sdt>
        <w:sdtPr>
          <w:id w:val="-1665006177"/>
          <w:tag w:val="goog_rdk_103"/>
        </w:sdtPr>
        <w:sdtContent>
          <w:ins w:author="Vladislav Ivanistsev" w:id="54" w:date="2026-10-13T10:28:00Z">
            <w:r w:rsidDel="00000000" w:rsidR="00000000" w:rsidRPr="00000000">
              <w:rPr>
                <w:rFonts w:ascii="Arial" w:cs="Arial" w:eastAsia="Arial" w:hAnsi="Arial"/>
                <w:rtl w:val="0"/>
              </w:rPr>
              <w:t xml:space="preserve"> </w:t>
            </w:r>
          </w:ins>
        </w:sdtContent>
      </w:sdt>
      <w:sdt>
        <w:sdtPr>
          <w:id w:val="1785623892"/>
          <w:tag w:val="goog_rdk_104"/>
        </w:sdtPr>
        <w:sdtContent>
          <w:del w:author="Vladislav Ivanistsev" w:id="54" w:date="2026-10-13T10:28:00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catalyst molecular catalyst dataset</w:t>
      </w:r>
      <w:sdt>
        <w:sdtPr>
          <w:id w:val="-1708307436"/>
          <w:tag w:val="goog_rdk_105"/>
        </w:sdtPr>
        <w:sdtContent>
          <w:ins w:author="Vladislav Ivanistsev" w:id="55" w:date="2026-10-13T10:28:38Z">
            <w:r w:rsidDel="00000000" w:rsidR="00000000" w:rsidRPr="00000000">
              <w:rPr>
                <w:rFonts w:ascii="Arial" w:cs="Arial" w:eastAsia="Arial" w:hAnsi="Arial"/>
                <w:rtl w:val="0"/>
              </w:rPr>
              <w:t xml:space="preserve"> </w:t>
            </w:r>
          </w:ins>
          <w:sdt>
            <w:sdtPr>
              <w:id w:val="-1898598588"/>
              <w:tag w:val="goog_rdk_106"/>
            </w:sdtPr>
            <w:sdtContent>
              <w:ins w:author="Vladislav Ivanistsev" w:id="55" w:date="2026-10-13T10:28:38Z">
                <w:r w:rsidDel="00000000" w:rsidR="00000000" w:rsidRPr="00000000">
                  <w:rPr>
                    <w:rFonts w:ascii="Arial" w:cs="Arial" w:eastAsia="Arial" w:hAnsi="Arial"/>
                    <w:rtl w:val="0"/>
                    <w:rPrChange w:author="Vladislav Ivanistsev" w:id="56" w:date="2026-10-13T10:28:38Z">
                      <w:rPr>
                        <w:rFonts w:ascii="Arial" w:cs="Arial" w:eastAsia="Arial" w:hAnsi="Arial"/>
                      </w:rPr>
                    </w:rPrChange>
                  </w:rPr>
                  <w:t xml:space="preserve">(Eqs 5–7 and 9)</w:t>
                </w:r>
              </w:ins>
            </w:sdtContent>
          </w:sdt>
          <w:ins w:author="Vladislav Ivanistsev" w:id="55" w:date="2026-10-13T10:28:38Z"/>
        </w:sdtContent>
      </w:sdt>
      <w:r w:rsidDel="00000000" w:rsidR="00000000" w:rsidRPr="00000000">
        <w:rPr>
          <w:rFonts w:ascii="Arial" w:cs="Arial" w:eastAsia="Arial" w:hAnsi="Arial"/>
          <w:rtl w:val="0"/>
        </w:rPr>
        <w:t xml:space="preserve">. </w:t>
      </w:r>
      <w:sdt>
        <w:sdtPr>
          <w:id w:val="-894713798"/>
          <w:tag w:val="goog_rdk_107"/>
        </w:sdtPr>
        <w:sdtContent>
          <w:r w:rsidDel="00000000" w:rsidR="00000000" w:rsidRPr="00000000">
            <w:rPr>
              <w:rFonts w:ascii="Arial" w:cs="Arial" w:eastAsia="Arial" w:hAnsi="Arial"/>
              <w:b w:val="1"/>
              <w:bCs w:val="1"/>
              <w:rtl w:val="0"/>
              <w:rPrChange w:author="Vladislav Ivanistsev" w:id="57" w:date="2026-10-13T10:27:58Z">
                <w:rPr>
                  <w:rFonts w:ascii="Arial" w:cs="Arial" w:eastAsia="Arial" w:hAnsi="Arial"/>
                </w:rPr>
              </w:rPrChange>
            </w:rPr>
            <w:t xml:space="preserve">(a)</w:t>
          </w:r>
        </w:sdtContent>
      </w:sdt>
      <w:r w:rsidDel="00000000" w:rsidR="00000000" w:rsidRPr="00000000">
        <w:rPr>
          <w:rFonts w:ascii="Arial" w:cs="Arial" w:eastAsia="Arial" w:hAnsi="Arial"/>
          <w:rtl w:val="0"/>
        </w:rPr>
        <w:t xml:space="preserve"> Predicted O and OOH adsorption free energies versus predicted OH adsorption free energy. Circles denote O and squares denote OOH. Jmol colors identify the adsorption-center metal: Cr, blue gray; Mn, violet; Fe, orange; Co, pink; Ni, green; and Cu, brown. The solid and dashed black lines are the predicted OOH–OH and O–OH linear fits. </w:t>
      </w:r>
      <w:sdt>
        <w:sdtPr>
          <w:id w:val="632238944"/>
          <w:tag w:val="goog_rdk_108"/>
        </w:sdtPr>
        <w:sdtContent>
          <w:r w:rsidDel="00000000" w:rsidR="00000000" w:rsidRPr="00000000">
            <w:rPr>
              <w:rFonts w:ascii="Arial" w:cs="Arial" w:eastAsia="Arial" w:hAnsi="Arial"/>
              <w:b w:val="1"/>
              <w:bCs w:val="1"/>
              <w:rtl w:val="0"/>
              <w:rPrChange w:author="Vladislav Ivanistsev" w:id="58" w:date="2026-10-13T10:28:15Z">
                <w:rPr>
                  <w:rFonts w:ascii="Arial" w:cs="Arial" w:eastAsia="Arial" w:hAnsi="Arial"/>
                </w:rPr>
              </w:rPrChange>
            </w:rPr>
            <w:t xml:space="preserve">(b)</w:t>
          </w:r>
        </w:sdtContent>
      </w:sdt>
      <w:r w:rsidDel="00000000" w:rsidR="00000000" w:rsidRPr="00000000">
        <w:rPr>
          <w:rFonts w:ascii="Arial" w:cs="Arial" w:eastAsia="Arial" w:hAnsi="Arial"/>
          <w:rtl w:val="0"/>
        </w:rPr>
        <w:t xml:space="preserve"> Predicted ORR overpotentials, shown as diamonds with the same metal colors. The solid black curve propagates the predicted scaling relations through the four reaction steps. </w:t>
      </w:r>
      <w:sdt>
        <w:sdtPr>
          <w:id w:val="-64132968"/>
          <w:tag w:val="goog_rdk_109"/>
        </w:sdtPr>
        <w:sdtContent>
          <w:ins w:author="Vladislav Ivanistsev" w:id="59" w:date="2026-10-13T10:29:26Z"/>
          <w:sdt>
            <w:sdtPr>
              <w:id w:val="-2125857262"/>
              <w:tag w:val="goog_rdk_110"/>
            </w:sdtPr>
            <w:sdtContent>
              <w:ins w:author="Vladislav Ivanistsev" w:id="59" w:date="2026-10-13T10:29:26Z">
                <w:r w:rsidDel="00000000" w:rsidR="00000000" w:rsidRPr="00000000">
                  <w:rPr>
                    <w:rFonts w:ascii="Arial" w:cs="Arial" w:eastAsia="Arial" w:hAnsi="Arial"/>
                    <w:rtl w:val="0"/>
                    <w:rPrChange w:author="Vladislav Ivanistsev" w:id="60" w:date="2026-10-13T10:29:26Z">
                      <w:rPr>
                        <w:rFonts w:ascii="Arial" w:cs="Arial" w:eastAsia="Arial" w:hAnsi="Arial"/>
                      </w:rPr>
                    </w:rPrChange>
                  </w:rPr>
                  <w:t xml:space="preserve">The gray dotted line is the ideal scalingCHE envelope, and the star marks zero overpotential at an OH adsorption free energy of 1.23 eV.</w:t>
                </w:r>
              </w:ins>
            </w:sdtContent>
          </w:sdt>
          <w:ins w:author="Vladislav Ivanistsev" w:id="59" w:date="2026-10-13T10:29:26Z"/>
        </w:sdtContent>
      </w:sdt>
      <w:sdt>
        <w:sdtPr>
          <w:id w:val="1323991959"/>
          <w:tag w:val="goog_rdk_111"/>
        </w:sdtPr>
        <w:sdtContent>
          <w:del w:author="Vladislav Ivanistsev" w:id="59" w:date="2026-10-13T10:29:26Z">
            <w:r w:rsidDel="00000000" w:rsidR="00000000" w:rsidRPr="00000000">
              <w:rPr>
                <w:rFonts w:ascii="Arial" w:cs="Arial" w:eastAsia="Arial" w:hAnsi="Arial"/>
                <w:rtl w:val="0"/>
              </w:rPr>
              <w:delText xml:space="preserve">The gray dotted line and star show the ideal CHE reference from</w:delText>
            </w:r>
            <w:r w:rsidDel="00000000" w:rsidR="00000000" w:rsidRPr="00000000">
              <w:rPr>
                <w:rFonts w:ascii="Arial" w:cs="Arial" w:eastAsia="Arial" w:hAnsi="Arial"/>
                <w:b w:val="1"/>
                <w:bCs w:val="1"/>
                <w:rtl w:val="0"/>
              </w:rPr>
              <w:delText xml:space="preserve"> </w:delText>
            </w:r>
            <w:r w:rsidDel="00000000" w:rsidR="00000000" w:rsidRPr="00000000">
              <w:rPr>
                <w:rFonts w:ascii="Arial" w:cs="Arial" w:eastAsia="Arial" w:hAnsi="Arial"/>
                <w:rtl w:val="0"/>
              </w:rPr>
              <w:delText xml:space="preserve">Figure 2. The plots contain 2021 retained catalyst and adsorption center combinations across 1156 catalysts after exclusion of predicted OH adsorption free energies below 0.00 eV and predicted O adsorption free energies above 4.92 eV. Axis tick labels are integers.</w:delText>
            </w:r>
          </w:del>
        </w:sdtContent>
      </w:sdt>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3.4. Molecular catalyst design in context</w:t>
      </w:r>
    </w:p>
    <w:p w:rsidR="00000000" w:rsidDel="00000000" w:rsidP="00000000" w:rsidRDefault="00000000" w:rsidRPr="00000000" w14:paraId="00000045">
      <w:pPr>
        <w:rPr/>
      </w:pPr>
      <w:r w:rsidDel="00000000" w:rsidR="00000000" w:rsidRPr="00000000">
        <w:rPr>
          <w:rtl w:val="0"/>
        </w:rPr>
        <w:t xml:space="preserve">Our data article defines A2 as the dialdehyde, B1 as the 1,2-phenylenediamine fragment, and B2 as the 1,8-naphthalenediamine fragment [</w:t>
      </w:r>
      <w:hyperlink r:id="rId31">
        <w:r w:rsidDel="00000000" w:rsidR="00000000" w:rsidRPr="00000000">
          <w:rPr>
            <w:color w:val="0000ff"/>
            <w:u w:val="single"/>
            <w:rtl w:val="0"/>
          </w:rPr>
          <w:t xml:space="preserve">10.1016/j.dib.2026.112806</w:t>
        </w:r>
      </w:hyperlink>
      <w:r w:rsidDel="00000000" w:rsidR="00000000" w:rsidRPr="00000000">
        <w:rPr>
          <w:rtl w:val="0"/>
        </w:rPr>
        <w:t xml:space="preserve">]. A related study of this molecular catalyst family found that phenylene and naphthalene spacers alter the distance between Co centers, oxygen intermediate binding geometry, and ORR selectivity [</w:t>
      </w:r>
      <w:hyperlink r:id="rId32">
        <w:r w:rsidDel="00000000" w:rsidR="00000000" w:rsidRPr="00000000">
          <w:rPr>
            <w:color w:val="0000ff"/>
            <w:u w:val="single"/>
            <w:rtl w:val="0"/>
          </w:rPr>
          <w:t xml:space="preserve">10.26434/chemrxiv.15001712/v1</w:t>
        </w:r>
      </w:hyperlink>
      <w:r w:rsidDel="00000000" w:rsidR="00000000" w:rsidRPr="00000000">
        <w:rPr>
          <w:rtl w:val="0"/>
        </w:rPr>
        <w:t xml:space="preserve">]. Other molecular studies report bidentate OOH binding and changes in metal coordination with bridge and ligand structure [</w:t>
      </w:r>
      <w:hyperlink r:id="rId33">
        <w:r w:rsidDel="00000000" w:rsidR="00000000" w:rsidRPr="00000000">
          <w:rPr>
            <w:color w:val="0000ff"/>
            <w:u w:val="single"/>
            <w:rtl w:val="0"/>
          </w:rPr>
          <w:t xml:space="preserve">10.1021/jacs.4c12705</w:t>
        </w:r>
      </w:hyperlink>
      <w:r w:rsidDel="00000000" w:rsidR="00000000" w:rsidRPr="00000000">
        <w:rPr>
          <w:rtl w:val="0"/>
        </w:rPr>
        <w:t xml:space="preserve">; </w:t>
      </w:r>
      <w:hyperlink r:id="rId34">
        <w:r w:rsidDel="00000000" w:rsidR="00000000" w:rsidRPr="00000000">
          <w:rPr>
            <w:color w:val="0000ff"/>
            <w:u w:val="single"/>
            <w:rtl w:val="0"/>
          </w:rPr>
          <w:t xml:space="preserve">10.1021/acscatal.6c00046</w:t>
        </w:r>
      </w:hyperlink>
      <w:r w:rsidDel="00000000" w:rsidR="00000000" w:rsidRPr="00000000">
        <w:rPr>
          <w:rtl w:val="0"/>
        </w:rPr>
        <w:t xml:space="preserve">]. These studies support examining metal pair, bridge, diamine, and adsorption center as connected structural variables.</w:t>
      </w:r>
    </w:p>
    <w:p w:rsidR="00000000" w:rsidDel="00000000" w:rsidP="00000000" w:rsidRDefault="00000000" w:rsidRPr="00000000" w14:paraId="00000046">
      <w:pPr>
        <w:rPr/>
      </w:pPr>
      <w:r w:rsidDel="00000000" w:rsidR="00000000" w:rsidRPr="00000000">
        <w:rPr>
          <w:rtl w:val="0"/>
        </w:rPr>
        <w:t xml:space="preserve">Zhang and colleagues provide the closest precedent through catalysis-unit engineering [</w:t>
      </w:r>
      <w:hyperlink r:id="rId35">
        <w:r w:rsidDel="00000000" w:rsidR="00000000" w:rsidRPr="00000000">
          <w:rPr>
            <w:color w:val="0000ff"/>
            <w:u w:val="single"/>
            <w:rtl w:val="0"/>
          </w:rPr>
          <w:t xml:space="preserve">10.1002/adma.202403549</w:t>
        </w:r>
      </w:hyperlink>
      <w:r w:rsidDel="00000000" w:rsidR="00000000" w:rsidRPr="00000000">
        <w:rPr>
          <w:rtl w:val="0"/>
        </w:rPr>
        <w:t xml:space="preserve">]. They evaluated 60 homonuclear salphen units assembled from ten metals and six coordination environments, calculated oxygen evolution reaction (OER) free energies and scaling relations with DFT, ranked 27 descriptors with XGBoost, and used the Sure Independence Screening and Sparsifying Operator (SISSO) to build an interpretable model before incorporating selected Ni and Co units into salphen covalent organic materials. Our ORR study covers 88 molecular catalysts in the DFT stage, includes homo- and heteronuclear metal pairs, resolves adsorption at either metal center, and extends prediction to 1176 optimized structures. The reactions and regression models differ, yet both studies show how DFT results can train ML models to identify structural trends across catalyst families.</w:t>
      </w:r>
    </w:p>
    <w:p w:rsidR="00000000" w:rsidDel="00000000" w:rsidP="00000000" w:rsidRDefault="00000000" w:rsidRPr="00000000" w14:paraId="00000047">
      <w:pPr>
        <w:rPr/>
      </w:pPr>
      <w:r w:rsidDel="00000000" w:rsidR="00000000" w:rsidRPr="00000000">
        <w:rPr>
          <w:rtl w:val="0"/>
        </w:rPr>
        <w:t xml:space="preserve">That division is also visible in recent screening of extended phthalocyanine dual-atom catalysts, where 81 DFT structures supported predictions for 360 additional metal pairs and identified Fe as an adsorption anchor whose neighboring metal regulates activity [</w:t>
      </w:r>
      <w:hyperlink r:id="rId36">
        <w:r w:rsidDel="00000000" w:rsidR="00000000" w:rsidRPr="00000000">
          <w:rPr>
            <w:color w:val="0000ff"/>
            <w:u w:val="single"/>
            <w:rtl w:val="0"/>
          </w:rPr>
          <w:t xml:space="preserve">10.1002/adma.74833</w:t>
        </w:r>
      </w:hyperlink>
      <w:r w:rsidDel="00000000" w:rsidR="00000000" w:rsidRPr="00000000">
        <w:rPr>
          <w:rtl w:val="0"/>
        </w:rPr>
        <w:t xml:space="preserve">]. In our data, DFT establishes the favorable S bridged examples, and ML carries the metal and ligand comparison across an order of magnitude more molecular structures. The regression screen therefore substitutes fast predictions for many preliminary adsorption calculations; targeted DFT and experiment can then concentrate on the families selected from that screen. This is the specific way in which ML accelerates catalyst discovery in the present study.</w:t>
      </w:r>
    </w:p>
    <w:p w:rsidR="00000000" w:rsidDel="00000000" w:rsidP="00000000" w:rsidRDefault="00000000" w:rsidRPr="00000000" w14:paraId="00000048">
      <w:pPr>
        <w:pStyle w:val="Heading2"/>
        <w:rPr/>
      </w:pPr>
      <w:r w:rsidDel="00000000" w:rsidR="00000000" w:rsidRPr="00000000">
        <w:rPr>
          <w:rtl w:val="0"/>
        </w:rPr>
        <w:t xml:space="preserve">3.5. Alternative activity descriptors and reusable DFT data</w:t>
      </w:r>
    </w:p>
    <w:p w:rsidR="00000000" w:rsidDel="00000000" w:rsidP="00000000" w:rsidRDefault="00000000" w:rsidRPr="00000000" w14:paraId="00000049">
      <w:pPr>
        <w:rPr/>
      </w:pPr>
      <w:r w:rsidDel="00000000" w:rsidR="00000000" w:rsidRPr="00000000">
        <w:rPr>
          <w:rtl w:val="0"/>
        </w:rPr>
        <w:t xml:space="preserve">The same DFT calculations, matched by catalyst and adsorption center, support several thermodynamic analyses of ORR. The conventional CHE overpotential is set by the least favorable individual reduction step. Calle-Vallejo's electrochemical step symmetry index evaluates how evenly the four step potentials divide the 1.23 V reaction free energy, while Exner's free energy span identifies the largest cumulative uphill change across consecutive reaction states at a selected potential [</w:t>
      </w:r>
      <w:hyperlink r:id="rId37">
        <w:r w:rsidDel="00000000" w:rsidR="00000000" w:rsidRPr="00000000">
          <w:rPr>
            <w:color w:val="0000ff"/>
            <w:u w:val="single"/>
            <w:rtl w:val="0"/>
          </w:rPr>
          <w:t xml:space="preserve">10.1016/j.coelec.2018.03.025</w:t>
        </w:r>
      </w:hyperlink>
      <w:r w:rsidDel="00000000" w:rsidR="00000000" w:rsidRPr="00000000">
        <w:rPr>
          <w:rtl w:val="0"/>
        </w:rPr>
        <w:t xml:space="preserve">; </w:t>
      </w:r>
      <w:hyperlink r:id="rId38">
        <w:r w:rsidDel="00000000" w:rsidR="00000000" w:rsidRPr="00000000">
          <w:rPr>
            <w:color w:val="0000ff"/>
            <w:u w:val="single"/>
            <w:rtl w:val="0"/>
          </w:rPr>
          <w:t xml:space="preserve">10.1021/acscatal.2c03997</w:t>
        </w:r>
      </w:hyperlink>
      <w:r w:rsidDel="00000000" w:rsidR="00000000" w:rsidRPr="00000000">
        <w:rPr>
          <w:rtl w:val="0"/>
        </w:rPr>
        <w:t xml:space="preserve">]. Each descriptor asks a different question of the same adsorption free energies. Because catalyst and adsorption center identities remain attached to every value, other researchers can apply these analyses directly to the same dataset.</w:t>
      </w:r>
    </w:p>
    <w:p w:rsidR="00000000" w:rsidDel="00000000" w:rsidP="00000000" w:rsidRDefault="00000000" w:rsidRPr="00000000" w14:paraId="0000004A">
      <w:pPr>
        <w:rPr/>
      </w:pPr>
      <w:r w:rsidDel="00000000" w:rsidR="00000000" w:rsidRPr="00000000">
        <w:rPr>
          <w:rtl w:val="0"/>
        </w:rPr>
        <w:t xml:space="preserve">The DFT dataset preserves calculated adsorption energies with the matching catalyst and adsorption center identities. The database structure allows researchers to apply other ORR descriptors and compare their results with the analyses reported here.</w:t>
      </w:r>
    </w:p>
    <w:p w:rsidR="00000000" w:rsidDel="00000000" w:rsidP="00000000" w:rsidRDefault="00000000" w:rsidRPr="00000000" w14:paraId="0000004B">
      <w:pPr>
        <w:pStyle w:val="Heading2"/>
        <w:rPr/>
      </w:pPr>
      <w:r w:rsidDel="00000000" w:rsidR="00000000" w:rsidRPr="00000000">
        <w:rPr>
          <w:rtl w:val="0"/>
        </w:rPr>
        <w:t xml:space="preserve">3.6. Closing the scientific communication gap</w:t>
      </w:r>
    </w:p>
    <w:p w:rsidR="00000000" w:rsidDel="00000000" w:rsidP="00000000" w:rsidRDefault="00000000" w:rsidRPr="00000000" w14:paraId="0000004C">
      <w:pPr>
        <w:rPr/>
      </w:pPr>
      <w:r w:rsidDel="00000000" w:rsidR="00000000" w:rsidRPr="00000000">
        <w:rPr>
          <w:rtl w:val="0"/>
        </w:rPr>
        <w:t xml:space="preserve">The catalyst study gives the LLM verified DFT calculations and ML predictions to communicate. The DFT calculations describe adsorption energetics for the 88 catalyst dataset, and ML predictions extend the analysis to 1176 optimized structures. The databases preserve molecular structures, adsorption center identities, and calculated or predicted values. The article presents these results with the methods, figures, and literature needed to interpret them.</w:t>
      </w:r>
    </w:p>
    <w:p w:rsidR="00000000" w:rsidDel="00000000" w:rsidP="00000000" w:rsidRDefault="00000000" w:rsidRPr="00000000" w14:paraId="0000004D">
      <w:pPr>
        <w:rPr/>
      </w:pPr>
      <w:r w:rsidDel="00000000" w:rsidR="00000000" w:rsidRPr="00000000">
        <w:rPr>
          <w:rtl w:val="0"/>
        </w:rPr>
        <w:t xml:space="preserve">Over approximately two weeks, we taught the LLM the project terminology, evidence hierarchy, scientific methods, journal rules, figure standards, and </w:t>
      </w:r>
      <w:sdt>
        <w:sdtPr>
          <w:id w:val="634856773"/>
          <w:tag w:val="goog_rdk_112"/>
        </w:sdtPr>
        <w:sdtContent>
          <w:ins w:author="Vladislav Ivanistsev" w:id="61" w:date="2026-10-13T12:16:34Z">
            <w:r w:rsidDel="00000000" w:rsidR="00000000" w:rsidRPr="00000000">
              <w:rPr>
                <w:rtl w:val="0"/>
              </w:rPr>
              <w:t xml:space="preserve">storytelling</w:t>
            </w:r>
          </w:ins>
        </w:sdtContent>
      </w:sdt>
      <w:sdt>
        <w:sdtPr>
          <w:id w:val="-944926881"/>
          <w:tag w:val="goog_rdk_113"/>
        </w:sdtPr>
        <w:sdtContent>
          <w:del w:author="Vladislav Ivanistsev" w:id="61" w:date="2026-10-13T12:16:34Z">
            <w:r w:rsidDel="00000000" w:rsidR="00000000" w:rsidRPr="00000000">
              <w:rPr>
                <w:rtl w:val="0"/>
              </w:rPr>
              <w:delText xml:space="preserve">manuscript voice</w:delText>
            </w:r>
          </w:del>
        </w:sdtContent>
      </w:sdt>
      <w:r w:rsidDel="00000000" w:rsidR="00000000" w:rsidRPr="00000000">
        <w:rPr>
          <w:rtl w:val="0"/>
        </w:rPr>
        <w:t xml:space="preserve">. We checked successive drafts against the ASE databases, analysis outputs, literature, and our scientific interpretation. Those corrections became reusable instructions</w:t>
      </w:r>
      <w:sdt>
        <w:sdtPr>
          <w:id w:val="-1751522133"/>
          <w:tag w:val="goog_rdk_114"/>
        </w:sdtPr>
        <w:sdtContent>
          <w:del w:author="Vladislav Ivanistsev" w:id="62" w:date="2026-10-13T12:17:02Z">
            <w:r w:rsidDel="00000000" w:rsidR="00000000" w:rsidRPr="00000000">
              <w:rPr>
                <w:rtl w:val="0"/>
              </w:rPr>
              <w:delText xml:space="preserve">,</w:delText>
            </w:r>
          </w:del>
        </w:sdtContent>
      </w:sdt>
      <w:r w:rsidDel="00000000" w:rsidR="00000000" w:rsidRPr="00000000">
        <w:rPr>
          <w:rtl w:val="0"/>
        </w:rPr>
        <w:t xml:space="preserve"> and the consolidated prompt</w:t>
      </w:r>
      <w:sdt>
        <w:sdtPr>
          <w:id w:val="-2021715425"/>
          <w:tag w:val="goog_rdk_115"/>
        </w:sdtPr>
        <w:sdtContent>
          <w:ins w:author="Vladislav Ivanistsev" w:id="63" w:date="2026-10-13T12:17:09Z">
            <w:r w:rsidDel="00000000" w:rsidR="00000000" w:rsidRPr="00000000">
              <w:rPr>
                <w:rtl w:val="0"/>
              </w:rPr>
              <w:t xml:space="preserve">, available in the </w:t>
            </w:r>
          </w:ins>
          <w:sdt>
            <w:sdtPr>
              <w:id w:val="-407764438"/>
              <w:tag w:val="goog_rdk_116"/>
            </w:sdtPr>
            <w:sdtContent>
              <w:ins w:author="Vladislav Ivanistsev" w:id="63" w:date="2026-10-13T12:17:09Z">
                <w:r w:rsidDel="00000000" w:rsidR="00000000" w:rsidRPr="00000000">
                  <w:rPr>
                    <w:rtl w:val="0"/>
                    <w:rPrChange w:author="Vladislav Ivanistsev" w:id="64" w:date="2026-10-13T12:17:09Z">
                      <w:rPr/>
                    </w:rPrChange>
                  </w:rPr>
                  <w:t xml:space="preserve">supporting</w:t>
                </w:r>
              </w:ins>
            </w:sdtContent>
          </w:sdt>
          <w:ins w:author="Vladislav Ivanistsev" w:id="63" w:date="2026-10-13T12:17:09Z">
            <w:r w:rsidDel="00000000" w:rsidR="00000000" w:rsidRPr="00000000">
              <w:rPr>
                <w:rtl w:val="0"/>
              </w:rPr>
              <w:t xml:space="preserve"> information, that</w:t>
            </w:r>
          </w:ins>
        </w:sdtContent>
      </w:sdt>
      <w:r w:rsidDel="00000000" w:rsidR="00000000" w:rsidRPr="00000000">
        <w:rPr>
          <w:rtl w:val="0"/>
        </w:rPr>
        <w:t xml:space="preserve"> generated the complete article. </w:t>
      </w:r>
      <w:sdt>
        <w:sdtPr>
          <w:id w:val="270984994"/>
          <w:tag w:val="goog_rdk_117"/>
        </w:sdtPr>
        <w:sdtContent>
          <w:del w:author="Vladislav Ivanistsev" w:id="65" w:date="2026-10-13T12:17:32Z">
            <w:r w:rsidDel="00000000" w:rsidR="00000000" w:rsidRPr="00000000">
              <w:rPr>
                <w:rtl w:val="0"/>
              </w:rPr>
              <w:delText xml:space="preserve">The development required sustained human judgment; the final execution gathered that judgment into a repeatable writing procedure.</w:delText>
            </w:r>
          </w:del>
        </w:sdtContent>
      </w:sdt>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We chose the research questions, produced and verified the DFT results, directed the ML analysis, interpreted the structural trends, and decided what the evidence supports</w:t>
      </w:r>
      <w:sdt>
        <w:sdtPr>
          <w:id w:val="1940124793"/>
          <w:tag w:val="goog_rdk_118"/>
        </w:sdtPr>
        <w:sdtContent>
          <w:ins w:author="Vladislav Ivanistsev" w:id="66" w:date="2026-10-13T12:17:53Z">
            <w:r w:rsidDel="00000000" w:rsidR="00000000" w:rsidRPr="00000000">
              <w:rPr>
                <w:rtl w:val="0"/>
              </w:rPr>
              <w:t xml:space="preserve">, while</w:t>
            </w:r>
          </w:ins>
        </w:sdtContent>
      </w:sdt>
      <w:sdt>
        <w:sdtPr>
          <w:id w:val="435098562"/>
          <w:tag w:val="goog_rdk_119"/>
        </w:sdtPr>
        <w:sdtContent>
          <w:del w:author="Vladislav Ivanistsev" w:id="66" w:date="2026-10-13T12:17:53Z">
            <w:r w:rsidDel="00000000" w:rsidR="00000000" w:rsidRPr="00000000">
              <w:rPr>
                <w:rtl w:val="0"/>
              </w:rPr>
              <w:delText xml:space="preserve">.</w:delText>
            </w:r>
          </w:del>
        </w:sdtContent>
      </w:sdt>
      <w:r w:rsidDel="00000000" w:rsidR="00000000" w:rsidRPr="00000000">
        <w:rPr>
          <w:rtl w:val="0"/>
        </w:rPr>
        <w:t xml:space="preserve"> </w:t>
      </w:r>
      <w:sdt>
        <w:sdtPr>
          <w:id w:val="-535533501"/>
          <w:tag w:val="goog_rdk_120"/>
        </w:sdtPr>
        <w:sdtContent>
          <w:ins w:author="Vladislav Ivanistsev" w:id="67" w:date="2026-10-13T12:17:58Z">
            <w:r w:rsidDel="00000000" w:rsidR="00000000" w:rsidRPr="00000000">
              <w:rPr>
                <w:rtl w:val="0"/>
              </w:rPr>
              <w:t xml:space="preserve">we let the</w:t>
            </w:r>
          </w:ins>
        </w:sdtContent>
      </w:sdt>
      <w:sdt>
        <w:sdtPr>
          <w:id w:val="-1957664395"/>
          <w:tag w:val="goog_rdk_121"/>
        </w:sdtPr>
        <w:sdtContent>
          <w:ins w:author="Vladislav Ivanistsev" w:id="68" w:date="2026-10-13T12:17:56Z">
            <w:sdt>
              <w:sdtPr>
                <w:id w:val="-1235022326"/>
                <w:tag w:val="goog_rdk_122"/>
              </w:sdtPr>
              <w:sdtContent>
                <w:del w:author="Vladislav Ivanistsev" w:id="67" w:date="2026-10-13T12:17:58Z">
                  <w:r w:rsidDel="00000000" w:rsidR="00000000" w:rsidRPr="00000000">
                    <w:rPr>
                      <w:rtl w:val="0"/>
                    </w:rPr>
                    <w:delText xml:space="preserve">t</w:delText>
                  </w:r>
                </w:del>
              </w:sdtContent>
            </w:sdt>
          </w:ins>
        </w:sdtContent>
      </w:sdt>
      <w:sdt>
        <w:sdtPr>
          <w:id w:val="1324447064"/>
          <w:tag w:val="goog_rdk_123"/>
        </w:sdtPr>
        <w:sdtContent>
          <w:del w:author="Vladislav Ivanistsev" w:id="67" w:date="2026-10-13T12:17:58Z">
            <w:r w:rsidDel="00000000" w:rsidR="00000000" w:rsidRPr="00000000">
              <w:rPr>
                <w:rtl w:val="0"/>
              </w:rPr>
              <w:delText xml:space="preserve">T</w:delText>
            </w:r>
            <w:r w:rsidDel="00000000" w:rsidR="00000000" w:rsidRPr="00000000">
              <w:rPr>
                <w:rtl w:val="0"/>
              </w:rPr>
              <w:delText xml:space="preserve">he</w:delText>
            </w:r>
          </w:del>
        </w:sdtContent>
      </w:sdt>
      <w:r w:rsidDel="00000000" w:rsidR="00000000" w:rsidRPr="00000000">
        <w:rPr>
          <w:rtl w:val="0"/>
        </w:rPr>
        <w:t xml:space="preserve"> </w:t>
      </w:r>
      <w:sdt>
        <w:sdtPr>
          <w:id w:val="-2127900588"/>
          <w:tag w:val="goog_rdk_124"/>
        </w:sdtPr>
        <w:sdtContent>
          <w:ins w:author="Vladislav Ivanistsev" w:id="69" w:date="2026-10-13T12:18:08Z"/>
          <w:sdt>
            <w:sdtPr>
              <w:id w:val="65308673"/>
              <w:tag w:val="goog_rdk_125"/>
            </w:sdtPr>
            <w:sdtContent>
              <w:ins w:author="Vladislav Ivanistsev" w:id="69" w:date="2026-10-13T12:18:08Z">
                <w:r w:rsidDel="00000000" w:rsidR="00000000" w:rsidRPr="00000000">
                  <w:rPr>
                    <w:rtl w:val="0"/>
                    <w:rPrChange w:author="Vladislav Ivanistsev" w:id="70" w:date="2026-10-13T12:18:08Z">
                      <w:rPr/>
                    </w:rPrChange>
                  </w:rPr>
                  <w:t xml:space="preserve">LLM compose</w:t>
                </w:r>
              </w:ins>
            </w:sdtContent>
          </w:sdt>
          <w:ins w:author="Vladislav Ivanistsev" w:id="69" w:date="2026-10-13T12:18:08Z"/>
        </w:sdtContent>
      </w:sdt>
      <w:sdt>
        <w:sdtPr>
          <w:id w:val="2070665562"/>
          <w:tag w:val="goog_rdk_126"/>
        </w:sdtPr>
        <w:sdtContent>
          <w:del w:author="Vladislav Ivanistsev" w:id="69" w:date="2026-10-13T12:18:08Z"/>
          <w:sdt>
            <w:sdtPr>
              <w:id w:val="-812002570"/>
              <w:tag w:val="goog_rdk_127"/>
            </w:sdtPr>
            <w:sdtContent>
              <w:del w:author="Vladislav Ivanistsev" w:id="69" w:date="2026-10-13T12:18:08Z">
                <w:r w:rsidDel="00000000" w:rsidR="00000000" w:rsidRPr="00000000">
                  <w:rPr>
                    <w:rtl w:val="0"/>
                    <w:rPrChange w:author="Vladislav Ivanistsev" w:id="70" w:date="2026-10-13T12:18:08Z">
                      <w:rPr/>
                    </w:rPrChange>
                  </w:rPr>
                  <w:delText xml:space="preserve">LLM</w:delText>
                </w:r>
              </w:del>
            </w:sdtContent>
          </w:sdt>
          <w:del w:author="Vladislav Ivanistsev" w:id="69" w:date="2026-10-13T12:18:08Z"/>
        </w:sdtContent>
      </w:sdt>
      <w:sdt>
        <w:sdtPr>
          <w:id w:val="864422809"/>
          <w:tag w:val="goog_rdk_128"/>
        </w:sdtPr>
        <w:sdtContent>
          <w:ins w:author="Vladislav Ivanistsev" w:id="71" w:date="2026-10-13T12:18:06Z">
            <w:sdt>
              <w:sdtPr>
                <w:id w:val="751231262"/>
                <w:tag w:val="goog_rdk_129"/>
              </w:sdtPr>
              <w:sdtContent>
                <w:del w:author="Vladislav Ivanistsev" w:id="69" w:date="2026-10-13T12:18:08Z"/>
              </w:sdtContent>
            </w:sdt>
          </w:ins>
          <w:sdt>
            <w:sdtPr>
              <w:id w:val="477154841"/>
              <w:tag w:val="goog_rdk_130"/>
            </w:sdtPr>
            <w:sdtContent>
              <w:ins w:author="Vladislav Ivanistsev" w:id="71" w:date="2026-10-13T12:18:06Z">
                <w:del w:author="Vladislav Ivanistsev" w:id="69" w:date="2026-10-13T12:18:08Z">
                  <w:r w:rsidDel="00000000" w:rsidR="00000000" w:rsidRPr="00000000">
                    <w:rPr>
                      <w:rtl w:val="0"/>
                      <w:rPrChange w:author="Vladislav Ivanistsev" w:id="70" w:date="2026-10-13T12:18:08Z">
                        <w:rPr/>
                      </w:rPrChange>
                    </w:rPr>
                    <w:delText xml:space="preserve"> to</w:delText>
                  </w:r>
                </w:del>
              </w:ins>
            </w:sdtContent>
          </w:sdt>
          <w:ins w:author="Vladislav Ivanistsev" w:id="71" w:date="2026-10-13T12:18:06Z">
            <w:del w:author="Vladislav Ivanistsev" w:id="69" w:date="2026-10-13T12:18:08Z"/>
          </w:ins>
        </w:sdtContent>
      </w:sdt>
      <w:sdt>
        <w:sdtPr>
          <w:id w:val="785708219"/>
          <w:tag w:val="goog_rdk_131"/>
        </w:sdtPr>
        <w:sdtContent>
          <w:del w:author="Vladislav Ivanistsev" w:id="69" w:date="2026-10-13T12:18:08Z"/>
          <w:sdt>
            <w:sdtPr>
              <w:id w:val="1191663111"/>
              <w:tag w:val="goog_rdk_132"/>
            </w:sdtPr>
            <w:sdtContent>
              <w:del w:author="Vladislav Ivanistsev" w:id="69" w:date="2026-10-13T12:18:08Z">
                <w:r w:rsidDel="00000000" w:rsidR="00000000" w:rsidRPr="00000000">
                  <w:rPr>
                    <w:rtl w:val="0"/>
                    <w:rPrChange w:author="Vladislav Ivanistsev" w:id="70" w:date="2026-10-13T12:18:08Z">
                      <w:rPr/>
                    </w:rPrChange>
                  </w:rPr>
                  <w:delText xml:space="preserve"> compose</w:delText>
                </w:r>
              </w:del>
            </w:sdtContent>
          </w:sdt>
          <w:del w:author="Vladislav Ivanistsev" w:id="69" w:date="2026-10-13T12:18:08Z">
            <w:r w:rsidDel="00000000" w:rsidR="00000000" w:rsidRPr="00000000">
              <w:rPr>
                <w:rtl w:val="0"/>
              </w:rPr>
              <w:delText xml:space="preserve">d</w:delText>
            </w:r>
          </w:del>
        </w:sdtContent>
      </w:sdt>
      <w:r w:rsidDel="00000000" w:rsidR="00000000" w:rsidRPr="00000000">
        <w:rPr>
          <w:rtl w:val="0"/>
        </w:rPr>
        <w:t xml:space="preserve"> the article from those verified inputs. </w:t>
      </w:r>
      <w:sdt>
        <w:sdtPr>
          <w:id w:val="-629407019"/>
          <w:tag w:val="goog_rdk_133"/>
        </w:sdtPr>
        <w:sdtContent>
          <w:ins w:author="Vladislav Ivanistsev" w:id="72" w:date="2026-10-13T12:18:12Z">
            <w:r w:rsidDel="00000000" w:rsidR="00000000" w:rsidRPr="00000000">
              <w:rPr>
                <w:rtl w:val="0"/>
              </w:rPr>
              <w:t xml:space="preserve">By doing so, we showed that</w:t>
            </w:r>
          </w:ins>
        </w:sdtContent>
      </w:sdt>
      <w:sdt>
        <w:sdtPr>
          <w:id w:val="554618034"/>
          <w:tag w:val="goog_rdk_134"/>
        </w:sdtPr>
        <w:sdtContent>
          <w:del w:author="Vladislav Ivanistsev" w:id="72" w:date="2026-10-13T12:18:12Z">
            <w:r w:rsidDel="00000000" w:rsidR="00000000" w:rsidRPr="00000000">
              <w:rPr>
                <w:rtl w:val="0"/>
              </w:rPr>
              <w:delText xml:space="preserve">This division lets</w:delText>
            </w:r>
          </w:del>
        </w:sdtContent>
      </w:sdt>
      <w:r w:rsidDel="00000000" w:rsidR="00000000" w:rsidRPr="00000000">
        <w:rPr>
          <w:rtl w:val="0"/>
        </w:rPr>
        <w:t xml:space="preserve"> researchers </w:t>
      </w:r>
      <w:sdt>
        <w:sdtPr>
          <w:id w:val="1917344897"/>
          <w:tag w:val="goog_rdk_135"/>
        </w:sdtPr>
        <w:sdtContent>
          <w:ins w:author="Vladislav Ivanistsev" w:id="73" w:date="2026-10-13T12:18:49Z">
            <w:r w:rsidDel="00000000" w:rsidR="00000000" w:rsidRPr="00000000">
              <w:rPr>
                <w:rtl w:val="0"/>
              </w:rPr>
              <w:t xml:space="preserve">can </w:t>
            </w:r>
          </w:ins>
        </w:sdtContent>
      </w:sdt>
      <w:r w:rsidDel="00000000" w:rsidR="00000000" w:rsidRPr="00000000">
        <w:rPr>
          <w:rtl w:val="0"/>
        </w:rPr>
        <w:t xml:space="preserve">concentrate on scientific </w:t>
      </w:r>
      <w:sdt>
        <w:sdtPr>
          <w:id w:val="-2113014081"/>
          <w:tag w:val="goog_rdk_136"/>
        </w:sdtPr>
        <w:sdtContent>
          <w:del w:author="Vladislav Ivanistsev" w:id="74" w:date="2026-10-13T12:18:57Z">
            <w:r w:rsidDel="00000000" w:rsidR="00000000" w:rsidRPr="00000000">
              <w:rPr>
                <w:rtl w:val="0"/>
              </w:rPr>
              <w:delText xml:space="preserve">method and </w:delText>
            </w:r>
          </w:del>
        </w:sdtContent>
      </w:sdt>
      <w:r w:rsidDel="00000000" w:rsidR="00000000" w:rsidRPr="00000000">
        <w:rPr>
          <w:rtl w:val="0"/>
        </w:rPr>
        <w:t xml:space="preserve">discovery while </w:t>
      </w:r>
      <w:sdt>
        <w:sdtPr>
          <w:id w:val="-1255849630"/>
          <w:tag w:val="goog_rdk_137"/>
        </w:sdtPr>
        <w:sdtContent>
          <w:ins w:author="Vladislav Ivanistsev" w:id="75" w:date="2026-10-13T12:18:59Z">
            <w:r w:rsidDel="00000000" w:rsidR="00000000" w:rsidRPr="00000000">
              <w:rPr>
                <w:rtl w:val="0"/>
              </w:rPr>
              <w:t xml:space="preserve">delegating communication to</w:t>
            </w:r>
          </w:ins>
        </w:sdtContent>
      </w:sdt>
      <w:sdt>
        <w:sdtPr>
          <w:id w:val="-983284292"/>
          <w:tag w:val="goog_rdk_138"/>
        </w:sdtPr>
        <w:sdtContent>
          <w:del w:author="Vladislav Ivanistsev" w:id="75" w:date="2026-10-13T12:18:59Z">
            <w:r w:rsidDel="00000000" w:rsidR="00000000" w:rsidRPr="00000000">
              <w:rPr>
                <w:rtl w:val="0"/>
              </w:rPr>
              <w:delText xml:space="preserve">a prepared</w:delText>
            </w:r>
          </w:del>
        </w:sdtContent>
      </w:sdt>
      <w:r w:rsidDel="00000000" w:rsidR="00000000" w:rsidRPr="00000000">
        <w:rPr>
          <w:rtl w:val="0"/>
        </w:rPr>
        <w:t xml:space="preserve"> LLM</w:t>
      </w:r>
      <w:sdt>
        <w:sdtPr>
          <w:id w:val="1575412244"/>
          <w:tag w:val="goog_rdk_139"/>
        </w:sdtPr>
        <w:sdtContent>
          <w:ins w:author="Vladislav Ivanistsev" w:id="76" w:date="2026-10-13T12:19:11Z">
            <w:r w:rsidDel="00000000" w:rsidR="00000000" w:rsidRPr="00000000">
              <w:rPr>
                <w:rtl w:val="0"/>
              </w:rPr>
              <w:t xml:space="preserve">. Overall, the </w:t>
            </w:r>
          </w:ins>
          <w:sdt>
            <w:sdtPr>
              <w:id w:val="-1618448704"/>
              <w:tag w:val="goog_rdk_140"/>
            </w:sdtPr>
            <w:sdtContent>
              <w:ins w:author="Vladislav Ivanistsev" w:id="76" w:date="2026-10-13T12:19:11Z">
                <w:r w:rsidDel="00000000" w:rsidR="00000000" w:rsidRPr="00000000">
                  <w:rPr>
                    <w:rtl w:val="0"/>
                    <w:rPrChange w:author="Vladislav Ivanistsev" w:id="77" w:date="2026-10-13T12:19:11Z">
                      <w:rPr/>
                    </w:rPrChange>
                  </w:rPr>
                  <w:t xml:space="preserve">article</w:t>
                </w:r>
              </w:ins>
            </w:sdtContent>
          </w:sdt>
          <w:ins w:author="Vladislav Ivanistsev" w:id="76" w:date="2026-10-13T12:19:11Z">
            <w:r w:rsidDel="00000000" w:rsidR="00000000" w:rsidRPr="00000000">
              <w:rPr>
                <w:rtl w:val="0"/>
              </w:rPr>
              <w:t xml:space="preserve"> in front of the reader is the main research output – a proof of concept of this work. </w:t>
            </w:r>
          </w:ins>
        </w:sdtContent>
      </w:sdt>
      <w:sdt>
        <w:sdtPr>
          <w:id w:val="-915236260"/>
          <w:tag w:val="goog_rdk_141"/>
        </w:sdtPr>
        <w:sdtContent>
          <w:del w:author="Vladislav Ivanistsev" w:id="76" w:date="2026-10-13T12:19:11Z">
            <w:r w:rsidDel="00000000" w:rsidR="00000000" w:rsidRPr="00000000">
              <w:rPr>
                <w:rtl w:val="0"/>
              </w:rPr>
              <w:delText xml:space="preserve"> carries the writing. The same division raises the standard for source traceability, data organization, and human review because fluent prose must remain answerable to the science.</w:delText>
            </w:r>
          </w:del>
        </w:sdtContent>
      </w:sdt>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4. Conclusions</w:t>
      </w:r>
    </w:p>
    <w:p w:rsidR="00000000" w:rsidDel="00000000" w:rsidP="00000000" w:rsidRDefault="00000000" w:rsidRPr="00000000" w14:paraId="00000050">
      <w:pPr>
        <w:rPr/>
      </w:pPr>
      <w:r w:rsidDel="00000000" w:rsidR="00000000" w:rsidRPr="00000000">
        <w:rPr>
          <w:rtl w:val="0"/>
        </w:rPr>
        <w:t xml:space="preserve">We demonstrate accelerating catalyst discovery with artificial intelligence by using a guided LLM to generate the complete article from verified DFT calculations, ML predictions, databases, literature, and figures. We directed the investigation and checked the article against its scientific inputs. This completed study shows that a developed LLM can prepare scientific writing while researchers direct the scientific work</w:t>
      </w:r>
      <w:sdt>
        <w:sdtPr>
          <w:id w:val="-1875577935"/>
          <w:tag w:val="goog_rdk_142"/>
        </w:sdtPr>
        <w:sdtContent>
          <w:ins w:author="Bruno Roux Leite" w:id="78" w:date="2026-10-14T07:27:54Z">
            <w:r w:rsidDel="00000000" w:rsidR="00000000" w:rsidRPr="00000000">
              <w:rPr>
                <w:rtl w:val="0"/>
              </w:rPr>
              <w:t xml:space="preserve">, analysis and conclusion</w:t>
            </w:r>
          </w:ins>
        </w:sdtContent>
      </w:sdt>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DFT calculations for 88 molecular catalysts identified three S bridged structures with low calculated ORR overpotentials. ML predictions extended the analysis to 1176 molecular catalysts and associated the lowest predicted overpotentials with Fe adsorption centers, S bridge atoms, and 1,2-phenylenediamine. These predictions guide selection of structures for further study. Together, the DFT calculations, ML predictions, and LLM assisted scientific writing demonstrate how artificial intelligence can accelerate catalyst discovery.</w:t>
      </w:r>
    </w:p>
    <w:p w:rsidR="00000000" w:rsidDel="00000000" w:rsidP="00000000" w:rsidRDefault="00000000" w:rsidRPr="00000000" w14:paraId="00000052">
      <w:pPr>
        <w:pStyle w:val="Heading1"/>
        <w:rPr/>
      </w:pPr>
      <w:r w:rsidDel="00000000" w:rsidR="00000000" w:rsidRPr="00000000">
        <w:rPr>
          <w:rtl w:val="0"/>
        </w:rPr>
        <w:t xml:space="preserve">CRediT authorship contribution statement</w:t>
      </w:r>
    </w:p>
    <w:p w:rsidR="00000000" w:rsidDel="00000000" w:rsidP="00000000" w:rsidRDefault="00000000" w:rsidRPr="00000000" w14:paraId="00000053">
      <w:pPr>
        <w:rPr/>
      </w:pPr>
      <w:r w:rsidDel="00000000" w:rsidR="00000000" w:rsidRPr="00000000">
        <w:rPr>
          <w:rtl w:val="0"/>
        </w:rPr>
        <w:t xml:space="preserve">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All authors validated and approved the final manuscript text.</w:t>
      </w:r>
    </w:p>
    <w:p w:rsidR="00000000" w:rsidDel="00000000" w:rsidP="00000000" w:rsidRDefault="00000000" w:rsidRPr="00000000" w14:paraId="00000054">
      <w:pPr>
        <w:pStyle w:val="Heading1"/>
        <w:rPr/>
      </w:pPr>
      <w:r w:rsidDel="00000000" w:rsidR="00000000" w:rsidRPr="00000000">
        <w:rPr>
          <w:rtl w:val="0"/>
        </w:rPr>
        <w:t xml:space="preserve">Declaration of competing interest</w:t>
      </w:r>
    </w:p>
    <w:p w:rsidR="00000000" w:rsidDel="00000000" w:rsidP="00000000" w:rsidRDefault="00000000" w:rsidRPr="00000000" w14:paraId="00000055">
      <w:pPr>
        <w:rPr/>
      </w:pPr>
      <w:r w:rsidDel="00000000" w:rsidR="00000000" w:rsidRPr="00000000">
        <w:rPr>
          <w:rtl w:val="0"/>
        </w:rPr>
        <w:t xml:space="preserve">The authors declare no competing interests.</w:t>
      </w:r>
    </w:p>
    <w:p w:rsidR="00000000" w:rsidDel="00000000" w:rsidP="00000000" w:rsidRDefault="00000000" w:rsidRPr="00000000" w14:paraId="00000056">
      <w:pPr>
        <w:pStyle w:val="Heading1"/>
        <w:rPr/>
      </w:pPr>
      <w:r w:rsidDel="00000000" w:rsidR="00000000" w:rsidRPr="00000000">
        <w:rPr>
          <w:rtl w:val="0"/>
        </w:rPr>
        <w:t xml:space="preserve">Data availability</w:t>
      </w:r>
    </w:p>
    <w:p w:rsidR="00000000" w:rsidDel="00000000" w:rsidP="00000000" w:rsidRDefault="00000000" w:rsidRPr="00000000" w14:paraId="00000057">
      <w:pPr>
        <w:rPr/>
      </w:pPr>
      <w:r w:rsidDel="00000000" w:rsidR="00000000" w:rsidRPr="00000000">
        <w:rPr>
          <w:rtl w:val="0"/>
        </w:rPr>
        <w:t xml:space="preserve">Three linked molecular catalyst datasets were used in this study. The published parent structure dataset is available from Zenodo [</w:t>
      </w:r>
      <w:hyperlink r:id="rId39">
        <w:r w:rsidDel="00000000" w:rsidR="00000000" w:rsidRPr="00000000">
          <w:rPr>
            <w:color w:val="0000ff"/>
            <w:u w:val="single"/>
            <w:rtl w:val="0"/>
          </w:rPr>
          <w:t xml:space="preserve">10.5281/zenodo.18601379</w:t>
        </w:r>
      </w:hyperlink>
      <w:r w:rsidDel="00000000" w:rsidR="00000000" w:rsidRPr="00000000">
        <w:rPr>
          <w:rtl w:val="0"/>
        </w:rPr>
        <w:t xml:space="preserve">]. The fixed DFT dataset for 88 catalysts, including the five ASE databases for clean structures and O, OH, and OOH calculations, is available from the </w:t>
      </w:r>
      <w:sdt>
        <w:sdtPr>
          <w:id w:val="-1647550910"/>
          <w:tag w:val="goog_rdk_143"/>
        </w:sdtPr>
        <w:sdtContent>
          <w:commentRangeStart w:id="11"/>
        </w:sdtContent>
      </w:sdt>
      <w:hyperlink r:id="rId40">
        <w:r w:rsidDel="00000000" w:rsidR="00000000" w:rsidRPr="00000000">
          <w:rPr>
            <w:color w:val="0000ff"/>
            <w:u w:val="single"/>
            <w:rtl w:val="0"/>
          </w:rPr>
          <w:t xml:space="preserve">project GitHub repository</w:t>
        </w:r>
      </w:hyperlink>
      <w:r w:rsidDel="00000000" w:rsidR="00000000" w:rsidRPr="00000000">
        <w:rPr>
          <w:rtl w:val="0"/>
        </w:rPr>
        <w:t xml:space="preserve">.</w:t>
      </w:r>
      <w:commentRangeEnd w:id="11"/>
      <w:r w:rsidDel="00000000" w:rsidR="00000000" w:rsidRPr="00000000">
        <w:commentReference w:id="11"/>
      </w:r>
      <w:r w:rsidDel="00000000" w:rsidR="00000000" w:rsidRPr="00000000">
        <w:rPr>
          <w:rtl w:val="0"/>
        </w:rPr>
        <w:t xml:space="preserve"> The larger dataset used for ML predictions across 1176 optimized structures is available at </w:t>
      </w:r>
      <w:hyperlink r:id="rId41">
        <w:r w:rsidDel="00000000" w:rsidR="00000000" w:rsidRPr="00000000">
          <w:rPr>
            <w:color w:val="0000ff"/>
            <w:u w:val="single"/>
            <w:rtl w:val="0"/>
          </w:rPr>
          <w:t xml:space="preserve">Zenodo dataset 23320178</w:t>
        </w:r>
      </w:hyperlink>
      <w:r w:rsidDel="00000000" w:rsidR="00000000" w:rsidRPr="00000000">
        <w:rPr>
          <w:rtl w:val="0"/>
        </w:rPr>
        <w:t xml:space="preserve">. These three linked datasets contain the structures, DFT calculations, and ML predictions reported here.</w:t>
      </w:r>
    </w:p>
    <w:p w:rsidR="00000000" w:rsidDel="00000000" w:rsidP="00000000" w:rsidRDefault="00000000" w:rsidRPr="00000000" w14:paraId="00000058">
      <w:pPr>
        <w:pStyle w:val="Heading1"/>
        <w:rPr/>
      </w:pPr>
      <w:r w:rsidDel="00000000" w:rsidR="00000000" w:rsidRPr="00000000">
        <w:rPr>
          <w:rtl w:val="0"/>
        </w:rPr>
        <w:t xml:space="preserve">Declaration of generative AI and AI assisted technologies in the manuscript preparation process</w:t>
      </w:r>
    </w:p>
    <w:p w:rsidR="00000000" w:rsidDel="00000000" w:rsidP="00000000" w:rsidRDefault="00000000" w:rsidRPr="00000000" w14:paraId="00000059">
      <w:pPr>
        <w:rPr/>
      </w:pPr>
      <w:r w:rsidDel="00000000" w:rsidR="00000000" w:rsidRPr="00000000">
        <w:rPr>
          <w:rtl w:val="0"/>
        </w:rPr>
        <w:t xml:space="preserve">During the preparation of this work, OpenAI Codex with an LLM was used to organize and write the complete scientific article and to assist with reproducible analysis and figure code from the project data, literature, and instructions. The human authors reviewed the text against the calculations, model predictions, methods, figures, and sources and </w:t>
      </w:r>
      <w:sdt>
        <w:sdtPr>
          <w:id w:val="-1093977165"/>
          <w:tag w:val="goog_rdk_144"/>
        </w:sdtPr>
        <w:sdtContent>
          <w:ins w:author="Vladislav Ivanistsev" w:id="79" w:date="2026-10-13T12:20:37Z"/>
          <w:sdt>
            <w:sdtPr>
              <w:id w:val="-79910564"/>
              <w:tag w:val="goog_rdk_145"/>
            </w:sdtPr>
            <w:sdtContent>
              <w:ins w:author="Vladislav Ivanistsev" w:id="79" w:date="2026-10-13T12:20:37Z">
                <w:r w:rsidDel="00000000" w:rsidR="00000000" w:rsidRPr="00000000">
                  <w:rPr>
                    <w:rtl w:val="0"/>
                    <w:rPrChange w:author="Vladislav Ivanistsev" w:id="80" w:date="2026-10-13T12:20:37Z">
                      <w:rPr/>
                    </w:rPrChange>
                  </w:rPr>
                  <w:t xml:space="preserve">took</w:t>
                </w:r>
              </w:ins>
            </w:sdtContent>
          </w:sdt>
          <w:ins w:author="Vladislav Ivanistsev" w:id="79" w:date="2026-10-13T12:20:37Z"/>
        </w:sdtContent>
      </w:sdt>
      <w:sdt>
        <w:sdtPr>
          <w:id w:val="127673142"/>
          <w:tag w:val="goog_rdk_146"/>
        </w:sdtPr>
        <w:sdtContent>
          <w:del w:author="Vladislav Ivanistsev" w:id="79" w:date="2026-10-13T12:20:37Z"/>
          <w:sdt>
            <w:sdtPr>
              <w:id w:val="171075898"/>
              <w:tag w:val="goog_rdk_147"/>
            </w:sdtPr>
            <w:sdtContent>
              <w:del w:author="Vladislav Ivanistsev" w:id="79" w:date="2026-10-13T12:20:37Z">
                <w:r w:rsidDel="00000000" w:rsidR="00000000" w:rsidRPr="00000000">
                  <w:rPr>
                    <w:rtl w:val="0"/>
                    <w:rPrChange w:author="Vladislav Ivanistsev" w:id="80" w:date="2026-10-13T12:20:37Z">
                      <w:rPr/>
                    </w:rPrChange>
                  </w:rPr>
                  <w:delText xml:space="preserve">take</w:delText>
                </w:r>
              </w:del>
            </w:sdtContent>
          </w:sdt>
          <w:del w:author="Vladislav Ivanistsev" w:id="79" w:date="2026-10-13T12:20:37Z"/>
        </w:sdtContent>
      </w:sdt>
      <w:r w:rsidDel="00000000" w:rsidR="00000000" w:rsidRPr="00000000">
        <w:rPr>
          <w:rtl w:val="0"/>
        </w:rPr>
        <w:t xml:space="preserve"> full responsibility for the article's content.</w:t>
      </w:r>
    </w:p>
    <w:p w:rsidR="00000000" w:rsidDel="00000000" w:rsidP="00000000" w:rsidRDefault="00000000" w:rsidRPr="00000000" w14:paraId="0000005A">
      <w:pPr>
        <w:pStyle w:val="Heading1"/>
        <w:rPr/>
      </w:pPr>
      <w:r w:rsidDel="00000000" w:rsidR="00000000" w:rsidRPr="00000000">
        <w:rPr>
          <w:rtl w:val="0"/>
        </w:rPr>
        <w:t xml:space="preserve">Acknowledgments</w:t>
      </w:r>
    </w:p>
    <w:p w:rsidR="00000000" w:rsidDel="00000000" w:rsidP="00000000" w:rsidRDefault="00000000" w:rsidRPr="00000000" w14:paraId="0000005B">
      <w:pPr>
        <w:rPr/>
      </w:pPr>
      <w:r w:rsidDel="00000000" w:rsidR="00000000" w:rsidRPr="00000000">
        <w:rPr>
          <w:rtl w:val="0"/>
        </w:rPr>
        <w:t xml:space="preserve">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rsidR="00000000" w:rsidDel="00000000" w:rsidP="00000000" w:rsidRDefault="00000000" w:rsidRPr="00000000" w14:paraId="0000005C">
      <w:pPr>
        <w:pStyle w:val="Heading1"/>
        <w:rPr/>
      </w:pPr>
      <w:r w:rsidDel="00000000" w:rsidR="00000000" w:rsidRPr="00000000">
        <w:rPr>
          <w:rtl w:val="0"/>
        </w:rPr>
        <w:t xml:space="preserve">References</w:t>
      </w:r>
    </w:p>
    <w:p w:rsidR="00000000" w:rsidDel="00000000" w:rsidP="00000000" w:rsidRDefault="00000000" w:rsidRPr="00000000" w14:paraId="0000005D">
      <w:pPr>
        <w:rPr/>
      </w:pPr>
      <w:r w:rsidDel="00000000" w:rsidR="00000000" w:rsidRPr="00000000">
        <w:rPr>
          <w:rtl w:val="0"/>
        </w:rPr>
        <w:t xml:space="preserve">S. Jia et al., Machine Learning Reveals Role-Asymmetric Electronic Cooperation in Fe-Based Dual-Atom Catalysts, Advanced Materials 36 (2026) e74833. [</w:t>
      </w:r>
      <w:hyperlink r:id="rId42">
        <w:r w:rsidDel="00000000" w:rsidR="00000000" w:rsidRPr="00000000">
          <w:rPr>
            <w:color w:val="0000ff"/>
            <w:u w:val="single"/>
            <w:rtl w:val="0"/>
          </w:rPr>
          <w:t xml:space="preserve">10.1002/adma.74833</w:t>
        </w:r>
      </w:hyperlink>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Z. Zhang et al., Design and Synthesis of Electrocatalysts Based on Catalysis-Unit Engineering, Advanced Materials 36 (2024) 2403549. [</w:t>
      </w:r>
      <w:hyperlink r:id="rId43">
        <w:r w:rsidDel="00000000" w:rsidR="00000000" w:rsidRPr="00000000">
          <w:rPr>
            <w:color w:val="0000ff"/>
            <w:u w:val="single"/>
            <w:rtl w:val="0"/>
          </w:rPr>
          <w:t xml:space="preserve">10.1002/adma.202403549</w:t>
        </w:r>
      </w:hyperlink>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X. Chen et al., Leveraging DFT and Machine Learning for Accelerated Screening of Cluster-Modified Single-Atom Catalysts in Oxygen Reduction Reactions, ACS Catalysis 16 (2026) 14399–14410. [</w:t>
      </w:r>
      <w:hyperlink r:id="rId44">
        <w:r w:rsidDel="00000000" w:rsidR="00000000" w:rsidRPr="00000000">
          <w:rPr>
            <w:color w:val="0000ff"/>
            <w:u w:val="single"/>
            <w:rtl w:val="0"/>
          </w:rPr>
          <w:t xml:space="preserve">10.1021/acscatal.6c02383</w:t>
        </w:r>
      </w:hyperlink>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J. K. Nørskov, J. Rossmeisl, A. Logadottir, L. Lindqvist, J. R. Kitchin, T. Bligaard, H. Jónsson, Origin of the Overpotential for Oxygen Reduction at a Fuel-Cell Cathode, Journal of Physical Chemistry B 108 (2004) 17886–17892. [</w:t>
      </w:r>
      <w:hyperlink r:id="rId45">
        <w:r w:rsidDel="00000000" w:rsidR="00000000" w:rsidRPr="00000000">
          <w:rPr>
            <w:color w:val="0000ff"/>
            <w:u w:val="single"/>
            <w:rtl w:val="0"/>
          </w:rPr>
          <w:t xml:space="preserve">10.1021/jp047349j</w:t>
        </w:r>
      </w:hyperlink>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Q. Sun et al., Well-Defined Co₂ Dual-Atom Catalyst Breaks Scaling Relations of Oxygen Reduction Reaction, Journal of the American Chemical Society 146 (2024) 35295–35304. [</w:t>
      </w:r>
      <w:hyperlink r:id="rId46">
        <w:r w:rsidDel="00000000" w:rsidR="00000000" w:rsidRPr="00000000">
          <w:rPr>
            <w:color w:val="0000ff"/>
            <w:u w:val="single"/>
            <w:rtl w:val="0"/>
          </w:rPr>
          <w:t xml:space="preserve">10.1021/jacs.4c12705</w:t>
        </w:r>
      </w:hyperlink>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N. Žoglo et al., Intersite Geometry Controls Activity and Selectivity in the Oxygen Reduction Reaction on Dual-Atom-Site Catalysts, ChemRxiv preprint (2026). [</w:t>
      </w:r>
      <w:hyperlink r:id="rId47">
        <w:r w:rsidDel="00000000" w:rsidR="00000000" w:rsidRPr="00000000">
          <w:rPr>
            <w:color w:val="0000ff"/>
            <w:u w:val="single"/>
            <w:rtl w:val="0"/>
          </w:rPr>
          <w:t xml:space="preserve">10.26434/chemrxiv.15001712/v1</w:t>
        </w:r>
      </w:hyperlink>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L. X. Chen, P. Christopher, F. De Angelis, S. Jin, Y.-S. Hu, N.-G. Park, D. Das Sarma, Y.-K. Sun, P. V. Kamat, We Editors Are Authors, Too, ACS Energy Letters 4 (2019) 249–250. [</w:t>
      </w:r>
      <w:hyperlink r:id="rId48">
        <w:r w:rsidDel="00000000" w:rsidR="00000000" w:rsidRPr="00000000">
          <w:rPr>
            <w:color w:val="0000ff"/>
            <w:u w:val="single"/>
            <w:rtl w:val="0"/>
          </w:rPr>
          <w:t xml:space="preserve">10.1021/acsenergylett.8b02322</w:t>
        </w:r>
      </w:hyperlink>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Elements of style, Nature Physics 3 (2007) 581. [</w:t>
      </w:r>
      <w:hyperlink r:id="rId49">
        <w:r w:rsidDel="00000000" w:rsidR="00000000" w:rsidRPr="00000000">
          <w:rPr>
            <w:color w:val="0000ff"/>
            <w:u w:val="single"/>
            <w:rtl w:val="0"/>
          </w:rPr>
          <w:t xml:space="preserve">10.1038/nphys724</w:t>
        </w:r>
      </w:hyperlink>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C. M. Biegel, P. V. Kamat, Five common pitfalls to avoid while composing scientific figures, ACS Energy Letters 6 (2021) 4309–4310. [</w:t>
      </w:r>
      <w:hyperlink r:id="rId50">
        <w:r w:rsidDel="00000000" w:rsidR="00000000" w:rsidRPr="00000000">
          <w:rPr>
            <w:color w:val="0000ff"/>
            <w:u w:val="single"/>
            <w:rtl w:val="0"/>
          </w:rPr>
          <w:t xml:space="preserve">10.1021/acsenergylett.1c02401</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Storytelling in research, Nature Biomedical Engineering 2 (2018) 53. [</w:t>
      </w:r>
      <w:hyperlink r:id="rId51">
        <w:r w:rsidDel="00000000" w:rsidR="00000000" w:rsidRPr="00000000">
          <w:rPr>
            <w:color w:val="0000ff"/>
            <w:u w:val="single"/>
            <w:rtl w:val="0"/>
          </w:rPr>
          <w:t xml:space="preserve">10.1038/s41551-018-0202-5</w:t>
        </w:r>
      </w:hyperlink>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Should scientists tell stories?, Nature Methods 10 (2013) 1037. [</w:t>
      </w:r>
      <w:hyperlink r:id="rId52">
        <w:r w:rsidDel="00000000" w:rsidR="00000000" w:rsidRPr="00000000">
          <w:rPr>
            <w:color w:val="0000ff"/>
            <w:u w:val="single"/>
            <w:rtl w:val="0"/>
          </w:rPr>
          <w:t xml:space="preserve">10.1038/nmeth.2726</w:t>
        </w:r>
      </w:hyperlink>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B. L. Nguyen, T. K. Madsen, V. Ivanistsev, N. Kongi, Dataset of molecular dual-atom site complexes for catalysis, Data in Brief 66 (2026) 112806. [</w:t>
      </w:r>
      <w:hyperlink r:id="rId53">
        <w:r w:rsidDel="00000000" w:rsidR="00000000" w:rsidRPr="00000000">
          <w:rPr>
            <w:color w:val="0000ff"/>
            <w:u w:val="single"/>
            <w:rtl w:val="0"/>
          </w:rPr>
          <w:t xml:space="preserve">10.1016/j.dib.2026.112806</w:t>
        </w:r>
      </w:hyperlink>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[dataset] B. L. Nguyen, </w:t>
      </w:r>
      <w:r w:rsidDel="00000000" w:rsidR="00000000" w:rsidRPr="00000000">
        <w:rPr>
          <w:i w:val="1"/>
          <w:iCs w:val="1"/>
          <w:rtl w:val="0"/>
        </w:rPr>
        <w:t xml:space="preserve">T</w:t>
      </w:r>
      <w:r w:rsidDel="00000000" w:rsidR="00000000" w:rsidRPr="00000000">
        <w:rPr>
          <w:rtl w:val="0"/>
        </w:rPr>
        <w:t xml:space="preserve">. K. Madsen, V. Ivanistsev, N. Kongi, Dataset of molecular dual-atom site complexes for catalysis, Zenodo, version 1.0, 2026. [</w:t>
      </w:r>
      <w:hyperlink r:id="rId54">
        <w:r w:rsidDel="00000000" w:rsidR="00000000" w:rsidRPr="00000000">
          <w:rPr>
            <w:color w:val="0000ff"/>
            <w:u w:val="single"/>
            <w:rtl w:val="0"/>
          </w:rPr>
          <w:t xml:space="preserve">10.5281/zenodo.18601379</w:t>
        </w:r>
      </w:hyperlink>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J. J. Mortensen et al., GPAW: An open Python package for electronic structure calculations, Journal of Chemical Physics 160 (2024) 092503. [</w:t>
      </w:r>
      <w:hyperlink r:id="rId55">
        <w:r w:rsidDel="00000000" w:rsidR="00000000" w:rsidRPr="00000000">
          <w:rPr>
            <w:color w:val="0000ff"/>
            <w:u w:val="single"/>
            <w:rtl w:val="0"/>
          </w:rPr>
          <w:t xml:space="preserve">10.1063/5.0182685</w:t>
        </w:r>
      </w:hyperlink>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A. H. Larsen et al., The Atomic Simulation Environment—A Python Library for Working with Atoms, Journal of Physics: Condensed Matter 29 (2017) 273002. [</w:t>
      </w:r>
      <w:hyperlink r:id="rId56">
        <w:r w:rsidDel="00000000" w:rsidR="00000000" w:rsidRPr="00000000">
          <w:rPr>
            <w:color w:val="0000ff"/>
            <w:u w:val="single"/>
            <w:rtl w:val="0"/>
          </w:rPr>
          <w:t xml:space="preserve">10.1088/1361-648X/aa680e</w:t>
        </w:r>
      </w:hyperlink>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E. Caldeweyher, S. Ehlert, A. Hansen, H. Neugebauer, S. Spicher, C. Bannwarth, S. Grimme, A generally applicable atomic-charge dependent London dispersion correction, Journal of Chemical Physics 150 (2019) 154122. [</w:t>
      </w:r>
      <w:hyperlink r:id="rId57">
        <w:r w:rsidDel="00000000" w:rsidR="00000000" w:rsidRPr="00000000">
          <w:rPr>
            <w:color w:val="0000ff"/>
            <w:u w:val="single"/>
            <w:rtl w:val="0"/>
          </w:rPr>
          <w:t xml:space="preserve">10.1063/1.5090222</w:t>
        </w:r>
      </w:hyperlink>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N. Govindarajan, J. M. García-Lastra, E. J. Meijer, F. Calle-Vallejo, Does the breaking of adsorption energy scaling relations guarantee enhanced electrocatalysis?, Current Opinion in Electrochemistry 8 (2018) 110–117. [</w:t>
      </w:r>
      <w:hyperlink r:id="rId58">
        <w:r w:rsidDel="00000000" w:rsidR="00000000" w:rsidRPr="00000000">
          <w:rPr>
            <w:color w:val="0000ff"/>
            <w:u w:val="single"/>
            <w:rtl w:val="0"/>
          </w:rPr>
          <w:t xml:space="preserve">10.1016/j.coelec.2018.03.025</w:t>
        </w:r>
      </w:hyperlink>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S. Razzaq, K. S. Exner, Materials screening by the descriptor Gmax(η): The free energy span model in electrocatalysis, ACS Catalysis 13 (2023) 1740–1758. [</w:t>
      </w:r>
      <w:hyperlink r:id="rId59">
        <w:r w:rsidDel="00000000" w:rsidR="00000000" w:rsidRPr="00000000">
          <w:rPr>
            <w:color w:val="0000ff"/>
            <w:u w:val="single"/>
            <w:rtl w:val="0"/>
          </w:rPr>
          <w:t xml:space="preserve">10.1021/acscatal.2c03997</w:t>
        </w:r>
      </w:hyperlink>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M. D. Wilkinson et al., The FAIR guiding principles for scientific data management and stewardship, Scientific Data 3 (2016) 160018. [</w:t>
      </w:r>
      <w:hyperlink r:id="rId60">
        <w:r w:rsidDel="00000000" w:rsidR="00000000" w:rsidRPr="00000000">
          <w:rPr>
            <w:color w:val="0000ff"/>
            <w:u w:val="single"/>
            <w:rtl w:val="0"/>
          </w:rPr>
          <w:t xml:space="preserve">10.1038/sdata.2016.18</w:t>
        </w:r>
      </w:hyperlink>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 Kobak, R. González-Márquez, E.-Á. Horvát, J. Lause, Delving into LLM-assisted writing in biomedical publications through excess vocabulary, Science Advances 11 (2025) eadt3813. [</w:t>
      </w:r>
      <w:hyperlink r:id="rId61">
        <w:r w:rsidDel="00000000" w:rsidR="00000000" w:rsidRPr="00000000">
          <w:rPr>
            <w:color w:val="0000ff"/>
            <w:u w:val="single"/>
            <w:rtl w:val="0"/>
          </w:rPr>
          <w:t xml:space="preserve">10.1126/sciadv.adt3813</w:t>
        </w:r>
      </w:hyperlink>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i w:val="1"/>
          <w:iCs w:val="1"/>
          <w:rtl w:val="0"/>
        </w:rPr>
        <w:t xml:space="preserve">T</w:t>
      </w:r>
      <w:r w:rsidDel="00000000" w:rsidR="00000000" w:rsidRPr="00000000">
        <w:rPr>
          <w:rtl w:val="0"/>
        </w:rPr>
        <w:t xml:space="preserve">. Ifargan, L. Hafner, M. Kern, O. Alcalay, R. Kishony, Autonomous LLM-Driven Research: from Data to Human-Verifiable Research Papers, NEJM AI 2 (2025). [</w:t>
      </w:r>
      <w:hyperlink r:id="rId62">
        <w:r w:rsidDel="00000000" w:rsidR="00000000" w:rsidRPr="00000000">
          <w:rPr>
            <w:color w:val="0000ff"/>
            <w:u w:val="single"/>
            <w:rtl w:val="0"/>
          </w:rPr>
          <w:t xml:space="preserve">10.1056/aioa2400555</w:t>
        </w:r>
      </w:hyperlink>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B.-C. Björk, D. Solomon, The publishing delay in scholarly peer-reviewed journals, Journal of Informetrics 7 (2013) 914–923. [</w:t>
      </w:r>
      <w:hyperlink r:id="rId63">
        <w:r w:rsidDel="00000000" w:rsidR="00000000" w:rsidRPr="00000000">
          <w:rPr>
            <w:color w:val="0000ff"/>
            <w:u w:val="single"/>
            <w:rtl w:val="0"/>
          </w:rPr>
          <w:t xml:space="preserve">10.1016/j.joi.2013.09.001</w:t>
        </w:r>
      </w:hyperlink>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J. Ding, D. Du, A study of the correlation between publication delays and measurement indicators of journal articles in the social network environment: based on online data in PLOS, Scientometrics 128 (2023) 1711–1743. [</w:t>
      </w:r>
      <w:hyperlink r:id="rId64">
        <w:r w:rsidDel="00000000" w:rsidR="00000000" w:rsidRPr="00000000">
          <w:rPr>
            <w:color w:val="0000ff"/>
            <w:u w:val="single"/>
            <w:rtl w:val="0"/>
          </w:rPr>
          <w:t xml:space="preserve">10.1007/s11192-023-04640-6</w:t>
        </w:r>
      </w:hyperlink>
      <w:r w:rsidDel="00000000" w:rsidR="00000000" w:rsidRPr="00000000">
        <w:rPr>
          <w:rtl w:val="0"/>
        </w:rPr>
        <w:t xml:space="preserve">]</w:t>
      </w:r>
      <w:r w:rsidDel="00000000" w:rsidR="00000000" w:rsidRPr="00000000">
        <w:rPr>
          <w:rtl w:val="0"/>
        </w:rPr>
      </w:r>
    </w:p>
    <w:sectPr>
      <w:footerReference r:id="rId65" w:type="default"/>
      <w:pgSz w:h="16838" w:w="11906"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ladislav Ivanistsev" w:id="1" w:date="2026-10-13T10:30:17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us get rid of word "library"</w:t>
      </w:r>
    </w:p>
  </w:comment>
  <w:comment w:author="Vladislav Ivanistsev" w:id="10" w:date="2026-10-13T10:26:15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this unnecessary text. There were instructions for LLM to plot the figure, but they are not needed for the human readers.</w:t>
      </w:r>
    </w:p>
  </w:comment>
  <w:comment w:author="Vladislav Ivanistsev" w:id="7" w:date="2026-10-13T10:27:41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us be precise, this volcano shows overpotential</w:t>
      </w:r>
    </w:p>
  </w:comment>
  <w:comment w:author="Vladislav Ivanistsev" w:id="8" w:date="2026-10-13T10:27:52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is in figure 3</w:t>
      </w:r>
    </w:p>
  </w:comment>
  <w:comment w:author="Denis Savchenko" w:id="0" w:date="2026-10-14T06:01:39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structures for model (50 training, 10 validation)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50 make 70 points (sites)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10 make 13 points (sites)</w:t>
      </w:r>
    </w:p>
  </w:comment>
  <w:comment w:author="Vladislav Ivanistsev" w:id="5" w:date="2026-10-13T10:41:39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that you do not have sentences talking about hte authors at the 3rd persons. Rewrite those with "we"</w:t>
      </w:r>
    </w:p>
  </w:comment>
  <w:comment w:author="Vladislav Ivanistsev" w:id="9" w:date="2026-10-13T10:21:31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using dashes where they are not needed</w:t>
      </w:r>
    </w:p>
  </w:comment>
  <w:comment w:author="Vladislav Ivanistsev" w:id="6" w:date="2026-10-13T10:44:31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here https://pubs.rsc.org/cs/article-abstract/54/23/10956/888201</w:t>
      </w:r>
    </w:p>
  </w:comment>
  <w:comment w:author="Denis Savchenko" w:id="11" w:date="2026-10-14T06:08:08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link does not open for me</w:t>
      </w:r>
    </w:p>
  </w:comment>
  <w:comment w:author="Vladislav Ivanistsev" w:id="4" w:date="2026-10-13T10:40:35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reference to https://www.sciencedirect.com/science/article/pii/S2352340926003586</w:t>
      </w:r>
    </w:p>
  </w:comment>
  <w:comment w:author="Vladislav Ivanistsev" w:id="2" w:date="2026-10-13T10:38:29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reference here to https://chemrxiv.org/doi/full/10.26434/chemrxiv.15001712/v1 and references there in</w:t>
      </w:r>
    </w:p>
  </w:comment>
  <w:comment w:author="Vladislav Ivanistsev" w:id="3" w:date="2026-10-13T10:39:06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the correct name for that dialdehyde. Find it in the text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6" w15:done="0"/>
  <w15:commentEx w15:paraId="00000077" w15:done="0"/>
  <w15:commentEx w15:paraId="00000078" w15:done="0"/>
  <w15:commentEx w15:paraId="00000079" w15:paraIdParent="00000078" w15:done="0"/>
  <w15:commentEx w15:paraId="0000007C" w15:done="0"/>
  <w15:commentEx w15:paraId="0000007D" w15:done="0"/>
  <w15:commentEx w15:paraId="0000007E" w15:done="0"/>
  <w15:commentEx w15:paraId="0000007F" w15:done="0"/>
  <w15:commentEx w15:paraId="00000080" w15:done="0"/>
  <w15:commentEx w15:paraId="00000081" w15:done="0"/>
  <w15:commentEx w15:paraId="00000082" w15:done="0"/>
  <w15:commentEx w15:paraId="0000008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2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240" w:lineRule="auto"/>
    </w:pPr>
    <w:rPr>
      <w:b w:val="1"/>
      <w:bCs w:val="1"/>
      <w:color w:val="000000"/>
      <w:sz w:val="24"/>
      <w:szCs w:val="24"/>
    </w:rPr>
  </w:style>
  <w:style w:type="paragraph" w:styleId="Heading2">
    <w:name w:val="heading 2"/>
    <w:basedOn w:val="Normal"/>
    <w:next w:val="Normal"/>
    <w:pPr>
      <w:keepNext w:val="1"/>
      <w:keepLines w:val="1"/>
      <w:spacing w:before="120" w:line="240" w:lineRule="auto"/>
    </w:pPr>
    <w:rPr>
      <w:b w:val="1"/>
      <w:bCs w:val="1"/>
      <w:color w:val="00000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b w:val="1"/>
      <w:bCs w:val="1"/>
      <w:color w:val="000000"/>
      <w:sz w:val="28"/>
      <w:szCs w:val="28"/>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Pr>
      <w:color w:val="0000ff" w:themeColor="hyperlink"/>
      <w:u w:val="single"/>
    </w:rPr>
  </w:style>
  <w:style w:type="paragraph" w:styleId="Revision">
    <w:name w:val="Revision"/>
    <w:hidden w:val="1"/>
    <w:uiPriority w:val="99"/>
    <w:semiHidden w:val="1"/>
    <w:rsid w:val="00226B47"/>
    <w:pPr>
      <w:spacing w:after="0" w:line="240" w:lineRule="auto"/>
      <w:jc w:val="left"/>
    </w:pPr>
  </w:style>
  <w:style w:type="character" w:styleId="CommentReference">
    <w:name w:val="annotation reference"/>
    <w:basedOn w:val="DefaultParagraphFont"/>
    <w:uiPriority w:val="99"/>
    <w:semiHidden w:val="1"/>
    <w:unhideWhenUsed w:val="1"/>
    <w:rsid w:val="00392A77"/>
    <w:rPr>
      <w:sz w:val="16"/>
      <w:szCs w:val="16"/>
    </w:rPr>
  </w:style>
  <w:style w:type="paragraph" w:styleId="CommentText">
    <w:name w:val="annotation text"/>
    <w:basedOn w:val="Normal"/>
    <w:link w:val="CommentTextChar"/>
    <w:uiPriority w:val="99"/>
    <w:unhideWhenUsed w:val="1"/>
    <w:rsid w:val="00392A77"/>
    <w:pPr>
      <w:spacing w:line="240" w:lineRule="auto"/>
    </w:pPr>
    <w:rPr>
      <w:sz w:val="20"/>
      <w:szCs w:val="20"/>
    </w:rPr>
  </w:style>
  <w:style w:type="character" w:styleId="CommentTextChar" w:customStyle="1">
    <w:name w:val="Comment Text Char"/>
    <w:basedOn w:val="DefaultParagraphFont"/>
    <w:link w:val="CommentText"/>
    <w:uiPriority w:val="99"/>
    <w:rsid w:val="00392A77"/>
    <w:rPr>
      <w:sz w:val="20"/>
      <w:szCs w:val="20"/>
    </w:rPr>
  </w:style>
  <w:style w:type="paragraph" w:styleId="CommentSubject">
    <w:name w:val="annotation subject"/>
    <w:basedOn w:val="CommentText"/>
    <w:next w:val="CommentText"/>
    <w:link w:val="CommentSubjectChar"/>
    <w:uiPriority w:val="99"/>
    <w:semiHidden w:val="1"/>
    <w:unhideWhenUsed w:val="1"/>
    <w:rsid w:val="00392A77"/>
    <w:rPr>
      <w:b w:val="1"/>
      <w:bCs w:val="1"/>
    </w:rPr>
  </w:style>
  <w:style w:type="character" w:styleId="CommentSubjectChar" w:customStyle="1">
    <w:name w:val="Comment Subject Char"/>
    <w:basedOn w:val="CommentTextChar"/>
    <w:link w:val="CommentSubject"/>
    <w:uiPriority w:val="99"/>
    <w:semiHidden w:val="1"/>
    <w:rsid w:val="00392A77"/>
    <w:rPr>
      <w:b w:val="1"/>
      <w:bCs w:val="1"/>
      <w:sz w:val="20"/>
      <w:szCs w:val="20"/>
    </w:rPr>
  </w:style>
  <w:style w:type="character" w:styleId="FollowedHyperlink">
    <w:name w:val="FollowedHyperlink"/>
    <w:basedOn w:val="DefaultParagraphFont"/>
    <w:uiPriority w:val="99"/>
    <w:semiHidden w:val="1"/>
    <w:unhideWhenUsed w:val="1"/>
    <w:rsid w:val="008A57FC"/>
    <w:rPr>
      <w:color w:val="800080" w:themeColor="followed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doublelayer/EActa_2026_AI-acceleration" TargetMode="External"/><Relationship Id="rId42" Type="http://schemas.openxmlformats.org/officeDocument/2006/relationships/hyperlink" Target="https://doi.org/10.1002/adma.74833" TargetMode="External"/><Relationship Id="rId41" Type="http://schemas.openxmlformats.org/officeDocument/2006/relationships/hyperlink" Target="https://zenodo.org/records/23320178" TargetMode="External"/><Relationship Id="rId44" Type="http://schemas.openxmlformats.org/officeDocument/2006/relationships/hyperlink" Target="https://doi.org/10.1021/acscatal.6c02383" TargetMode="External"/><Relationship Id="rId43" Type="http://schemas.openxmlformats.org/officeDocument/2006/relationships/hyperlink" Target="https://doi.org/10.1002/adma.202403549" TargetMode="External"/><Relationship Id="rId46" Type="http://schemas.openxmlformats.org/officeDocument/2006/relationships/hyperlink" Target="https://doi.org/10.1021/jacs.4c12705" TargetMode="External"/><Relationship Id="rId45" Type="http://schemas.openxmlformats.org/officeDocument/2006/relationships/hyperlink" Target="https://doi.org/10.1021/jp047349j"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vladislav.ivanistsev@lu.lv" TargetMode="External"/><Relationship Id="rId48" Type="http://schemas.openxmlformats.org/officeDocument/2006/relationships/hyperlink" Target="https://doi.org/10.1021/acsenergylett.8b02322" TargetMode="External"/><Relationship Id="rId47" Type="http://schemas.openxmlformats.org/officeDocument/2006/relationships/hyperlink" Target="https://doi.org/10.26434/chemrxiv.15001712/v1" TargetMode="External"/><Relationship Id="rId49" Type="http://schemas.openxmlformats.org/officeDocument/2006/relationships/hyperlink" Target="https://doi.org/10.1038/nphys72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i.org/10.1016/j.dib.2026.112806" TargetMode="External"/><Relationship Id="rId30" Type="http://schemas.openxmlformats.org/officeDocument/2006/relationships/image" Target="media/image3.png"/><Relationship Id="rId33" Type="http://schemas.openxmlformats.org/officeDocument/2006/relationships/hyperlink" Target="https://doi.org/10.1021/jacs.4c12705" TargetMode="External"/><Relationship Id="rId32" Type="http://schemas.openxmlformats.org/officeDocument/2006/relationships/hyperlink" Target="https://doi.org/10.26434/chemrxiv.15001712/v1" TargetMode="External"/><Relationship Id="rId35" Type="http://schemas.openxmlformats.org/officeDocument/2006/relationships/hyperlink" Target="https://doi.org/10.1002/adma.202403549" TargetMode="External"/><Relationship Id="rId34" Type="http://schemas.openxmlformats.org/officeDocument/2006/relationships/hyperlink" Target="https://doi.org/10.1021/acscatal.6c00046" TargetMode="External"/><Relationship Id="rId37" Type="http://schemas.openxmlformats.org/officeDocument/2006/relationships/hyperlink" Target="https://doi.org/10.1016/j.coelec.2018.03.025" TargetMode="External"/><Relationship Id="rId36" Type="http://schemas.openxmlformats.org/officeDocument/2006/relationships/hyperlink" Target="https://doi.org/10.1002/adma.74833" TargetMode="External"/><Relationship Id="rId39" Type="http://schemas.openxmlformats.org/officeDocument/2006/relationships/hyperlink" Target="https://doi.org/10.5281/zenodo.18601379" TargetMode="External"/><Relationship Id="rId38" Type="http://schemas.openxmlformats.org/officeDocument/2006/relationships/hyperlink" Target="https://doi.org/10.1021/acscatal.2c03997" TargetMode="External"/><Relationship Id="rId62" Type="http://schemas.openxmlformats.org/officeDocument/2006/relationships/hyperlink" Target="https://doi.org/10.1056/aioa2400555" TargetMode="External"/><Relationship Id="rId61" Type="http://schemas.openxmlformats.org/officeDocument/2006/relationships/hyperlink" Target="https://doi.org/10.1126/sciadv.adt3813" TargetMode="External"/><Relationship Id="rId20" Type="http://schemas.openxmlformats.org/officeDocument/2006/relationships/hyperlink" Target="https://doi.org/10.1056/aioa2400555" TargetMode="External"/><Relationship Id="rId64" Type="http://schemas.openxmlformats.org/officeDocument/2006/relationships/hyperlink" Target="https://doi.org/10.1007/s11192-023-04640-6" TargetMode="External"/><Relationship Id="rId63" Type="http://schemas.openxmlformats.org/officeDocument/2006/relationships/hyperlink" Target="https://doi.org/10.1016/j.joi.2013.09.001" TargetMode="External"/><Relationship Id="rId22" Type="http://schemas.openxmlformats.org/officeDocument/2006/relationships/hyperlink" Target="https://doi.org/10.1063/5.0182685" TargetMode="External"/><Relationship Id="rId21" Type="http://schemas.openxmlformats.org/officeDocument/2006/relationships/hyperlink" Target="https://doi.org/10.1016/j.dib.2026.112806" TargetMode="External"/><Relationship Id="rId65" Type="http://schemas.openxmlformats.org/officeDocument/2006/relationships/footer" Target="footer1.xml"/><Relationship Id="rId24" Type="http://schemas.openxmlformats.org/officeDocument/2006/relationships/hyperlink" Target="https://doi.org/10.1063/1.5090222" TargetMode="External"/><Relationship Id="rId23" Type="http://schemas.openxmlformats.org/officeDocument/2006/relationships/hyperlink" Target="https://doi.org/10.1088/1361-648X/aa680e" TargetMode="External"/><Relationship Id="rId60" Type="http://schemas.openxmlformats.org/officeDocument/2006/relationships/hyperlink" Target="https://doi.org/10.1038/sdata.2016.18" TargetMode="External"/><Relationship Id="rId26" Type="http://schemas.openxmlformats.org/officeDocument/2006/relationships/hyperlink" Target="https://doi.org/10.1021/jp047349j" TargetMode="External"/><Relationship Id="rId25" Type="http://schemas.openxmlformats.org/officeDocument/2006/relationships/hyperlink" Target="https://doi.org/10.26434/chemrxiv.15001712/v1" TargetMode="External"/><Relationship Id="rId28" Type="http://schemas.openxmlformats.org/officeDocument/2006/relationships/image" Target="media/image2.png"/><Relationship Id="rId27" Type="http://schemas.openxmlformats.org/officeDocument/2006/relationships/hyperlink" Target="https://doi.org/10.1056/aioa2400555" TargetMode="External"/><Relationship Id="rId29" Type="http://schemas.openxmlformats.org/officeDocument/2006/relationships/image" Target="media/image1.png"/><Relationship Id="rId51" Type="http://schemas.openxmlformats.org/officeDocument/2006/relationships/hyperlink" Target="https://doi.org/10.1038/s41551-018-0202-5" TargetMode="External"/><Relationship Id="rId50" Type="http://schemas.openxmlformats.org/officeDocument/2006/relationships/hyperlink" Target="https://doi.org/10.1021/acsenergylett.1c02401" TargetMode="External"/><Relationship Id="rId53" Type="http://schemas.openxmlformats.org/officeDocument/2006/relationships/hyperlink" Target="https://doi.org/10.1016/j.dib.2026.112806" TargetMode="External"/><Relationship Id="rId52" Type="http://schemas.openxmlformats.org/officeDocument/2006/relationships/hyperlink" Target="https://doi.org/10.1038/nmeth.2726" TargetMode="External"/><Relationship Id="rId11" Type="http://schemas.openxmlformats.org/officeDocument/2006/relationships/hyperlink" Target="https://doi.org/10.1016/j.joi.2013.09.001" TargetMode="External"/><Relationship Id="rId55" Type="http://schemas.openxmlformats.org/officeDocument/2006/relationships/hyperlink" Target="https://doi.org/10.1063/5.0182685" TargetMode="External"/><Relationship Id="rId10" Type="http://schemas.openxmlformats.org/officeDocument/2006/relationships/hyperlink" Target="mailto:nadezda.kongi@ut.ee" TargetMode="External"/><Relationship Id="rId54" Type="http://schemas.openxmlformats.org/officeDocument/2006/relationships/hyperlink" Target="https://doi.org/10.5281/zenodo.18601379" TargetMode="External"/><Relationship Id="rId13" Type="http://schemas.openxmlformats.org/officeDocument/2006/relationships/hyperlink" Target="https://doi.org/10.1038/nphys724" TargetMode="External"/><Relationship Id="rId57" Type="http://schemas.openxmlformats.org/officeDocument/2006/relationships/hyperlink" Target="https://doi.org/10.1063/1.5090222" TargetMode="External"/><Relationship Id="rId12" Type="http://schemas.openxmlformats.org/officeDocument/2006/relationships/hyperlink" Target="https://doi.org/10.1007/s11192-023-04640-6" TargetMode="External"/><Relationship Id="rId56" Type="http://schemas.openxmlformats.org/officeDocument/2006/relationships/hyperlink" Target="https://doi.org/10.1088/1361-648X/aa680e" TargetMode="External"/><Relationship Id="rId15" Type="http://schemas.openxmlformats.org/officeDocument/2006/relationships/hyperlink" Target="https://doi.org/10.1021/acsenergylett.1c02401" TargetMode="External"/><Relationship Id="rId59" Type="http://schemas.openxmlformats.org/officeDocument/2006/relationships/hyperlink" Target="https://doi.org/10.1021/acscatal.2c03997" TargetMode="External"/><Relationship Id="rId14" Type="http://schemas.openxmlformats.org/officeDocument/2006/relationships/hyperlink" Target="https://doi.org/10.1021/acsenergylett.8b02322" TargetMode="External"/><Relationship Id="rId58" Type="http://schemas.openxmlformats.org/officeDocument/2006/relationships/hyperlink" Target="https://doi.org/10.1016/j.coelec.2018.03.025" TargetMode="External"/><Relationship Id="rId17" Type="http://schemas.openxmlformats.org/officeDocument/2006/relationships/hyperlink" Target="https://doi.org/10.1038/sdata.2016.18" TargetMode="External"/><Relationship Id="rId16" Type="http://schemas.openxmlformats.org/officeDocument/2006/relationships/hyperlink" Target="https://doi.org/10.1038/s41551-018-0202-5" TargetMode="External"/><Relationship Id="rId19" Type="http://schemas.openxmlformats.org/officeDocument/2006/relationships/hyperlink" Target="https://doi.org/10.1038/nmeth.2726" TargetMode="External"/><Relationship Id="rId18" Type="http://schemas.openxmlformats.org/officeDocument/2006/relationships/hyperlink" Target="https://doi.org/10.1126/sciadv.adt381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Y5Ne9ZtSb/ZX81m9Fa3FaWUaYg==">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